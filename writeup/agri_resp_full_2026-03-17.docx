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E3A5" w14:textId="77777777" w:rsidR="00AB7EBC" w:rsidRPr="00CC2F84" w:rsidRDefault="006B4661" w:rsidP="00F44442">
      <w:pPr>
        <w:pStyle w:val="Heading1"/>
        <w:spacing w:before="0" w:after="86"/>
        <w:rPr>
          <w:rFonts w:ascii="Helvetica" w:hAnsi="Helvetica"/>
          <w:b/>
          <w:bCs/>
          <w:color w:val="auto"/>
          <w:sz w:val="22"/>
          <w:szCs w:val="22"/>
        </w:rPr>
      </w:pPr>
      <w:bookmarkStart w:id="0" w:name="X1cdf5c07f032a1a621db3286175c9c252725b22"/>
      <w:r w:rsidRPr="00CC2F84">
        <w:rPr>
          <w:rFonts w:ascii="Helvetica" w:hAnsi="Helvetica"/>
          <w:b/>
          <w:bCs/>
          <w:color w:val="auto"/>
          <w:sz w:val="22"/>
          <w:szCs w:val="22"/>
        </w:rPr>
        <w:t>Modeling the impact of respiratory illness outbreaks on the agricultural workforce and food production in the United States</w:t>
      </w:r>
    </w:p>
    <w:p w14:paraId="6182939C" w14:textId="44CE1FFA" w:rsidR="00B2779A" w:rsidRPr="00CC2F84" w:rsidRDefault="5A050E4D" w:rsidP="00B2779A">
      <w:pPr>
        <w:pStyle w:val="BodyText"/>
        <w:rPr>
          <w:rFonts w:ascii="Helvetica" w:hAnsi="Helvetica"/>
          <w:sz w:val="22"/>
          <w:szCs w:val="22"/>
        </w:rPr>
      </w:pPr>
      <w:r w:rsidRPr="00CC2F84">
        <w:rPr>
          <w:rFonts w:ascii="Helvetica" w:hAnsi="Helvetica"/>
          <w:sz w:val="22"/>
          <w:szCs w:val="22"/>
        </w:rPr>
        <w:t>Kat</w:t>
      </w:r>
      <w:r w:rsidR="4EB5F61E" w:rsidRPr="00CC2F84">
        <w:rPr>
          <w:rFonts w:ascii="Helvetica" w:hAnsi="Helvetica"/>
          <w:sz w:val="22"/>
          <w:szCs w:val="22"/>
        </w:rPr>
        <w:t>herine</w:t>
      </w:r>
      <w:r w:rsidRPr="00CC2F84">
        <w:rPr>
          <w:rFonts w:ascii="Helvetica" w:hAnsi="Helvetica"/>
          <w:sz w:val="22"/>
          <w:szCs w:val="22"/>
        </w:rPr>
        <w:t xml:space="preserve"> Bardsley*, Luis X. de Pablo*, Emma Keppler</w:t>
      </w:r>
      <w:r w:rsidR="54DC97D6" w:rsidRPr="00CC2F84">
        <w:rPr>
          <w:rFonts w:ascii="Helvetica" w:hAnsi="Helvetica"/>
          <w:sz w:val="22"/>
          <w:szCs w:val="22"/>
        </w:rPr>
        <w:t xml:space="preserve"> Canada</w:t>
      </w:r>
      <w:r w:rsidRPr="00CC2F84">
        <w:rPr>
          <w:rFonts w:ascii="Helvetica" w:hAnsi="Helvetica"/>
          <w:sz w:val="22"/>
          <w:szCs w:val="22"/>
        </w:rPr>
        <w:t>*, Naia Ormaza Zulueta, Zia Mehrabi</w:t>
      </w:r>
      <w:r w:rsidRPr="00CC2F84">
        <w:rPr>
          <w:rFonts w:ascii="Helvetica" w:hAnsi="Helvetica"/>
          <w:sz w:val="22"/>
          <w:szCs w:val="22"/>
          <w:vertAlign w:val="superscript"/>
        </w:rPr>
        <w:t>†</w:t>
      </w:r>
      <w:r w:rsidRPr="00CC2F84">
        <w:rPr>
          <w:rFonts w:ascii="Helvetica" w:hAnsi="Helvetica"/>
          <w:sz w:val="22"/>
          <w:szCs w:val="22"/>
        </w:rPr>
        <w:t>, Stephen Kissler</w:t>
      </w:r>
      <w:r w:rsidRPr="00CC2F84">
        <w:rPr>
          <w:rFonts w:ascii="Helvetica" w:hAnsi="Helvetica"/>
          <w:sz w:val="22"/>
          <w:szCs w:val="22"/>
          <w:vertAlign w:val="superscript"/>
        </w:rPr>
        <w:t>†</w:t>
      </w:r>
    </w:p>
    <w:p w14:paraId="37ECF96E" w14:textId="6A176E69" w:rsidR="00B5186D" w:rsidRPr="00CC2F84" w:rsidRDefault="00B5186D">
      <w:pPr>
        <w:pStyle w:val="Heading2"/>
        <w:rPr>
          <w:rFonts w:ascii="Helvetica" w:hAnsi="Helvetica" w:cs="Times New Roman (Headings CS)"/>
          <w:i/>
          <w:iCs/>
          <w:color w:val="auto"/>
          <w:sz w:val="21"/>
          <w:szCs w:val="21"/>
        </w:rPr>
      </w:pPr>
      <w:bookmarkStart w:id="1" w:name="abstract"/>
      <w:r w:rsidRPr="00CC2F84">
        <w:rPr>
          <w:rFonts w:ascii="Helvetica" w:hAnsi="Helvetica" w:cs="Times New Roman (Headings CS)"/>
          <w:i/>
          <w:iCs/>
          <w:smallCaps/>
          <w:color w:val="auto"/>
          <w:sz w:val="21"/>
          <w:szCs w:val="21"/>
        </w:rPr>
        <w:t>*,</w:t>
      </w:r>
      <w:r w:rsidRPr="00CC2F84">
        <w:rPr>
          <w:rFonts w:ascii="Helvetica" w:hAnsi="Helvetica" w:cs="Times New Roman (Headings CS)"/>
          <w:i/>
          <w:iCs/>
          <w:smallCaps/>
          <w:color w:val="auto"/>
          <w:sz w:val="21"/>
          <w:szCs w:val="21"/>
          <w:vertAlign w:val="superscript"/>
        </w:rPr>
        <w:t>†</w:t>
      </w:r>
      <w:r w:rsidRPr="00CC2F84">
        <w:rPr>
          <w:rFonts w:ascii="Helvetica" w:hAnsi="Helvetica" w:cs="Times New Roman (Headings CS)"/>
          <w:i/>
          <w:iCs/>
          <w:smallCaps/>
          <w:color w:val="auto"/>
          <w:sz w:val="21"/>
          <w:szCs w:val="21"/>
        </w:rPr>
        <w:t xml:space="preserve"> </w:t>
      </w:r>
      <w:r w:rsidRPr="00CC2F84">
        <w:rPr>
          <w:rFonts w:ascii="Helvetica" w:hAnsi="Helvetica" w:cs="Times New Roman (Headings CS)"/>
          <w:i/>
          <w:iCs/>
          <w:color w:val="auto"/>
          <w:sz w:val="21"/>
          <w:szCs w:val="21"/>
        </w:rPr>
        <w:t>denotes equal contribution</w:t>
      </w:r>
    </w:p>
    <w:p w14:paraId="26AF1007" w14:textId="526997AF" w:rsidR="00AB7EBC" w:rsidRPr="00CC2F84" w:rsidRDefault="006B4661">
      <w:pPr>
        <w:pStyle w:val="Heading2"/>
        <w:rPr>
          <w:rFonts w:ascii="Helvetica" w:hAnsi="Helvetica" w:cs="Times New Roman (Headings CS)"/>
          <w:b/>
          <w:bCs/>
          <w:smallCaps/>
          <w:color w:val="auto"/>
          <w:sz w:val="21"/>
          <w:szCs w:val="21"/>
        </w:rPr>
      </w:pPr>
      <w:r w:rsidRPr="00CC2F84">
        <w:rPr>
          <w:rFonts w:ascii="Helvetica" w:hAnsi="Helvetica" w:cs="Times New Roman (Headings CS)"/>
          <w:b/>
          <w:bCs/>
          <w:smallCaps/>
          <w:color w:val="auto"/>
          <w:sz w:val="21"/>
          <w:szCs w:val="21"/>
        </w:rPr>
        <w:t>Abstract</w:t>
      </w:r>
    </w:p>
    <w:p w14:paraId="2506A347" w14:textId="77777777" w:rsidR="00AB7EBC" w:rsidRPr="00CC2F84" w:rsidRDefault="006B4661" w:rsidP="00F44442">
      <w:pPr>
        <w:pStyle w:val="FirstParagraph"/>
        <w:jc w:val="both"/>
        <w:rPr>
          <w:rFonts w:ascii="Helvetica" w:hAnsi="Helvetica"/>
          <w:sz w:val="21"/>
          <w:szCs w:val="21"/>
        </w:rPr>
      </w:pPr>
      <w:r w:rsidRPr="00CC2F84">
        <w:rPr>
          <w:rFonts w:ascii="Helvetica" w:hAnsi="Helvetica"/>
          <w:b/>
          <w:bCs/>
          <w:sz w:val="21"/>
          <w:szCs w:val="21"/>
        </w:rPr>
        <w:t>Background:</w:t>
      </w:r>
      <w:r w:rsidRPr="00CC2F84">
        <w:rPr>
          <w:rFonts w:ascii="Helvetica" w:hAnsi="Helvetica"/>
          <w:sz w:val="21"/>
          <w:szCs w:val="21"/>
        </w:rPr>
        <w:t xml:space="preserve"> Respiratory disease outbreaks pose significant threats to critical infrastructure, including food production systems. Agricultural workers face elevated disease transmission risk due to crowded living conditions and occupational exposures, yet the impact of respiratory outbreaks on agricultural labor and productivity remains poorly quantified.</w:t>
      </w:r>
    </w:p>
    <w:p w14:paraId="0AB2A041" w14:textId="0AEBA74F" w:rsidR="00AB7EBC" w:rsidRPr="00CC2F84" w:rsidRDefault="006B4661" w:rsidP="00F44442">
      <w:pPr>
        <w:pStyle w:val="BodyText"/>
        <w:jc w:val="both"/>
        <w:rPr>
          <w:rFonts w:ascii="Helvetica" w:hAnsi="Helvetica"/>
          <w:sz w:val="21"/>
          <w:szCs w:val="21"/>
        </w:rPr>
      </w:pPr>
      <w:r w:rsidRPr="00CC2F84">
        <w:rPr>
          <w:rFonts w:ascii="Helvetica" w:hAnsi="Helvetica"/>
          <w:b/>
          <w:bCs/>
          <w:sz w:val="21"/>
          <w:szCs w:val="21"/>
        </w:rPr>
        <w:t>Methods:</w:t>
      </w:r>
      <w:r w:rsidRPr="00CC2F84">
        <w:rPr>
          <w:rFonts w:ascii="Helvetica" w:hAnsi="Helvetica"/>
          <w:sz w:val="21"/>
          <w:szCs w:val="21"/>
        </w:rPr>
        <w:t xml:space="preserve"> We developed a household-structured susceptible-infectious-recovered (SIR) transmission model to compare disease dynamics between agricultural workers and the general U.S. population. Using data from the American Community Survey and National Agricultural Workers Survey, we parameterized household size and crowding distributions across six regions. We simulated outbreaks with reproduction numbers ranging from 1.2 to 3.0 across various assumptions on household secondary attack rate and assortative mixing. We assessed productivity losses for three labor-intensive crops (oranges, </w:t>
      </w:r>
      <w:r w:rsidR="006353BA">
        <w:rPr>
          <w:rFonts w:ascii="Helvetica" w:hAnsi="Helvetica"/>
          <w:sz w:val="21"/>
          <w:szCs w:val="21"/>
        </w:rPr>
        <w:t xml:space="preserve">iceberg </w:t>
      </w:r>
      <w:r w:rsidRPr="00CC2F84">
        <w:rPr>
          <w:rFonts w:ascii="Helvetica" w:hAnsi="Helvetica"/>
          <w:sz w:val="21"/>
          <w:szCs w:val="21"/>
        </w:rPr>
        <w:t>lettuce, strawberries) with different harvest seasonalities.</w:t>
      </w:r>
    </w:p>
    <w:p w14:paraId="01BA9FB4" w14:textId="19332167" w:rsidR="00AB7EBC" w:rsidRPr="00CC2F84" w:rsidRDefault="006B4661" w:rsidP="00F44442">
      <w:pPr>
        <w:pStyle w:val="BodyText"/>
        <w:jc w:val="both"/>
        <w:rPr>
          <w:rFonts w:ascii="Helvetica" w:hAnsi="Helvetica"/>
          <w:sz w:val="21"/>
          <w:szCs w:val="21"/>
        </w:rPr>
      </w:pPr>
      <w:r w:rsidRPr="00CC2F84">
        <w:rPr>
          <w:rFonts w:ascii="Helvetica" w:hAnsi="Helvetica"/>
          <w:b/>
          <w:bCs/>
          <w:sz w:val="21"/>
          <w:szCs w:val="21"/>
        </w:rPr>
        <w:t>Results:</w:t>
      </w:r>
      <w:r w:rsidRPr="00CC2F84">
        <w:rPr>
          <w:rFonts w:ascii="Helvetica" w:hAnsi="Helvetica"/>
          <w:sz w:val="21"/>
          <w:szCs w:val="21"/>
        </w:rPr>
        <w:t xml:space="preserve"> Compared to the general population, agricultural worker households are substantially larger (mean household size: 3.3-4.1 vs. 2.4-2.8 across regions) and more crowded (proportion of households crowded: 11-33% vs. 2-8% across regions). For a baseline reproduction number of </w:t>
      </w:r>
      <m:oMath>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0</m:t>
            </m:r>
          </m:sub>
        </m:sSub>
      </m:oMath>
      <w:r w:rsidRPr="00CC2F84">
        <w:rPr>
          <w:rFonts w:ascii="Helvetica" w:hAnsi="Helvetica"/>
          <w:sz w:val="21"/>
          <w:szCs w:val="21"/>
        </w:rPr>
        <w:t xml:space="preserve"> = 1.5, peak disease prevalence among agricultural workers was 1.23-1.45 times higher than that of the general population across regions, and final outbreak sizes were 1.15 to 1.28 times higher. Under baseline assumptions, maximum productivity losses were estimated at 0.62%</w:t>
      </w:r>
      <w:r w:rsidR="00F44442" w:rsidRPr="00CC2F84">
        <w:rPr>
          <w:rFonts w:ascii="Helvetica" w:hAnsi="Helvetica"/>
          <w:sz w:val="21"/>
          <w:szCs w:val="21"/>
        </w:rPr>
        <w:t xml:space="preserve"> </w:t>
      </w:r>
      <w:r w:rsidRPr="00CC2F84">
        <w:rPr>
          <w:rFonts w:ascii="Helvetica" w:hAnsi="Helvetica"/>
          <w:sz w:val="21"/>
          <w:szCs w:val="21"/>
        </w:rPr>
        <w:t>for strawberries, 0.50% for</w:t>
      </w:r>
      <w:r w:rsidR="006353BA">
        <w:rPr>
          <w:rFonts w:ascii="Helvetica" w:hAnsi="Helvetica"/>
          <w:sz w:val="21"/>
          <w:szCs w:val="21"/>
        </w:rPr>
        <w:t xml:space="preserve"> iceberg</w:t>
      </w:r>
      <w:r w:rsidRPr="00CC2F84">
        <w:rPr>
          <w:rFonts w:ascii="Helvetica" w:hAnsi="Helvetica"/>
          <w:sz w:val="21"/>
          <w:szCs w:val="21"/>
        </w:rPr>
        <w:t xml:space="preserve"> lettuce, and 0.50% for oranges, translating to $21,511,907, $6,257,962, and $4,275,115 USD, respectively.</w:t>
      </w:r>
    </w:p>
    <w:p w14:paraId="6F8D77CE" w14:textId="77777777" w:rsidR="00AB7EBC" w:rsidRPr="00CC2F84" w:rsidRDefault="006B4661" w:rsidP="00F44442">
      <w:pPr>
        <w:pStyle w:val="BodyText"/>
        <w:jc w:val="both"/>
        <w:rPr>
          <w:rFonts w:ascii="Helvetica" w:hAnsi="Helvetica"/>
          <w:sz w:val="21"/>
          <w:szCs w:val="21"/>
        </w:rPr>
      </w:pPr>
      <w:r w:rsidRPr="00CC2F84">
        <w:rPr>
          <w:rFonts w:ascii="Helvetica" w:hAnsi="Helvetica"/>
          <w:b/>
          <w:bCs/>
          <w:sz w:val="21"/>
          <w:szCs w:val="21"/>
        </w:rPr>
        <w:t>Conclusions:</w:t>
      </w:r>
      <w:r w:rsidRPr="00CC2F84">
        <w:rPr>
          <w:rFonts w:ascii="Helvetica" w:hAnsi="Helvetica"/>
          <w:sz w:val="21"/>
          <w:szCs w:val="21"/>
        </w:rPr>
        <w:t xml:space="preserve"> Household crowding may lead to disproportionate respiratory disease burden among agricultural workers, potentially generating substantial food production losses. These findings highlight the need for targeted outbreak preparedness and mitigation strategies in the agricultural sector to maintain food system resilience.</w:t>
      </w:r>
    </w:p>
    <w:p w14:paraId="329D372D" w14:textId="77777777" w:rsidR="000C35A9" w:rsidRPr="00CC2F84" w:rsidRDefault="000C35A9">
      <w:pPr>
        <w:rPr>
          <w:rFonts w:ascii="Helvetica" w:eastAsiaTheme="majorEastAsia" w:hAnsi="Helvetica" w:cstheme="majorBidi"/>
          <w:color w:val="0F4761" w:themeColor="accent1" w:themeShade="BF"/>
          <w:sz w:val="32"/>
          <w:szCs w:val="32"/>
        </w:rPr>
      </w:pPr>
      <w:bookmarkStart w:id="2" w:name="introduction"/>
      <w:bookmarkEnd w:id="1"/>
      <w:r w:rsidRPr="00CC2F84">
        <w:rPr>
          <w:rFonts w:ascii="Helvetica" w:hAnsi="Helvetica"/>
        </w:rPr>
        <w:br w:type="page"/>
      </w:r>
    </w:p>
    <w:p w14:paraId="213A1B9E" w14:textId="112D9934" w:rsidR="00AB7EBC" w:rsidRPr="00CC2F84" w:rsidRDefault="75860415">
      <w:pPr>
        <w:pStyle w:val="Heading2"/>
        <w:rPr>
          <w:rFonts w:ascii="Helvetica" w:hAnsi="Helvetica"/>
          <w:b/>
          <w:bCs/>
          <w:sz w:val="22"/>
          <w:szCs w:val="22"/>
        </w:rPr>
      </w:pPr>
      <w:commentRangeStart w:id="3"/>
      <w:commentRangeStart w:id="4"/>
      <w:commentRangeStart w:id="5"/>
      <w:r w:rsidRPr="00CC2F84">
        <w:rPr>
          <w:rFonts w:ascii="Helvetica" w:hAnsi="Helvetica"/>
          <w:b/>
          <w:bCs/>
          <w:sz w:val="22"/>
          <w:szCs w:val="22"/>
        </w:rPr>
        <w:lastRenderedPageBreak/>
        <w:t>Introduction</w:t>
      </w:r>
      <w:commentRangeEnd w:id="5"/>
      <w:r w:rsidR="00320FD3" w:rsidRPr="00CC2F84">
        <w:rPr>
          <w:rStyle w:val="CommentReference"/>
          <w:rFonts w:ascii="Helvetica" w:hAnsi="Helvetica"/>
          <w:b/>
          <w:bCs/>
          <w:sz w:val="22"/>
          <w:szCs w:val="22"/>
        </w:rPr>
        <w:commentReference w:id="5"/>
      </w:r>
      <w:r w:rsidR="48F2B55F" w:rsidRPr="00CC2F84">
        <w:rPr>
          <w:rFonts w:ascii="Helvetica" w:hAnsi="Helvetica"/>
          <w:b/>
          <w:bCs/>
          <w:sz w:val="22"/>
          <w:szCs w:val="22"/>
        </w:rPr>
        <w:t>.</w:t>
      </w:r>
      <w:commentRangeEnd w:id="3"/>
      <w:r w:rsidR="00320FD3" w:rsidRPr="00CC2F84">
        <w:rPr>
          <w:rStyle w:val="CommentReference"/>
          <w:rFonts w:ascii="Helvetica" w:hAnsi="Helvetica"/>
          <w:b/>
          <w:bCs/>
          <w:sz w:val="22"/>
          <w:szCs w:val="22"/>
        </w:rPr>
        <w:commentReference w:id="3"/>
      </w:r>
      <w:commentRangeEnd w:id="4"/>
      <w:r w:rsidR="006B4661" w:rsidRPr="00CC2F84">
        <w:rPr>
          <w:rStyle w:val="CommentReference"/>
          <w:rFonts w:ascii="Helvetica" w:hAnsi="Helvetica"/>
          <w:b/>
          <w:bCs/>
          <w:sz w:val="22"/>
          <w:szCs w:val="22"/>
        </w:rPr>
        <w:commentReference w:id="4"/>
      </w:r>
    </w:p>
    <w:p w14:paraId="4D423784" w14:textId="7FC67F8F" w:rsidR="00AB7EBC" w:rsidRPr="00CC2F84" w:rsidRDefault="006B4661" w:rsidP="000C35A9">
      <w:pPr>
        <w:pStyle w:val="FirstParagraph"/>
        <w:jc w:val="both"/>
        <w:rPr>
          <w:rFonts w:ascii="Helvetica" w:hAnsi="Helvetica"/>
          <w:sz w:val="22"/>
          <w:szCs w:val="22"/>
        </w:rPr>
      </w:pPr>
      <w:r w:rsidRPr="007105E8">
        <w:rPr>
          <w:rFonts w:ascii="Helvetica" w:hAnsi="Helvetica"/>
          <w:sz w:val="22"/>
          <w:szCs w:val="22"/>
        </w:rPr>
        <w:t>Respiratory disease outbreaks can cause societal and economic disruptions that cascade beyond their direct public health burden. The food system, which encompasses food production, processing, and distribution, is particularly susceptible to labor-driven shocks</w:t>
      </w:r>
      <w:r w:rsidR="00CA37D0">
        <w:rPr>
          <w:rFonts w:ascii="Helvetica" w:hAnsi="Helvetica"/>
          <w:sz w:val="22"/>
          <w:szCs w:val="22"/>
        </w:rPr>
        <w:t>.</w:t>
      </w:r>
      <w:r w:rsidR="00BC40BD">
        <w:rPr>
          <w:rFonts w:ascii="Helvetica" w:hAnsi="Helvetica"/>
          <w:sz w:val="22"/>
          <w:szCs w:val="22"/>
        </w:rPr>
        <w:fldChar w:fldCharType="begin"/>
      </w:r>
      <w:r w:rsidR="00CA37D0">
        <w:rPr>
          <w:rFonts w:ascii="Helvetica" w:hAnsi="Helvetica"/>
          <w:sz w:val="22"/>
          <w:szCs w:val="22"/>
        </w:rPr>
        <w:instrText xml:space="preserve"> ADDIN ZOTERO_ITEM CSL_CITATION {"citationID":"Bxw33nZK","properties":{"formattedCitation":"\\super 1,2\\nosupersub{}","plainCitation":"1,2","noteIndex":0},"citationItems":[{"id":3123,"uris":["http://zotero.org/users/10934876/items/H8KS74X3"],"itemData":{"id":3123,"type":"article-journal","container-title":"MMWR. Morbidity and Mortality Weekly Report","DOI":"10.15585/mmwr.mm6927e2","ISSN":"0149-2195, 1545-861X","issue":"27","journalAbbreviation":"MMWR Morb. Mortal. Wkly. Rep.","page":"887-892","source":"DOI.org (Crossref)","title":"Update: COVID-19 Among Workers in Meat and Poultry Processing Facilities ― United States, April–May 2020","title-short":"Update","volume":"69","author":[{"family":"Waltenburg","given":"Michelle A."},{"family":"Victoroff","given":"Tristan"},{"family":"Rose","given":"Charles E."},{"family":"Butterfield","given":"Marilee"},{"family":"Jervis","given":"Rachel H."},{"family":"Fedak","given":"Kristen M."},{"family":"Gabel","given":"Julie A."},{"family":"Feldpausch","given":"Amanda"},{"family":"Dunne","given":"Eileen M."},{"family":"Austin","given":"Connie"},{"family":"Ahmed","given":"Farah S."},{"family":"Tubach","given":"Sheri"},{"family":"Rhea","given":"Charles"},{"family":"Krueger","given":"Anna"},{"family":"Crum","given":"David A."},{"family":"Vostok","given":"Johanna"},{"family":"Moore","given":"Michael J."},{"family":"Turabelidze","given":"George"},{"family":"Stover","given":"Derry"},{"family":"Donahue","given":"Matthew"},{"family":"Edge","given":"Karen"},{"family":"Gutierrez","given":"Bernadette"},{"family":"Kline","given":"Kelly E."},{"family":"Martz","given":"Nichole"},{"family":"Rajotte","given":"James C."},{"family":"Julian","given":"Ernest"},{"family":"Diedhiou","given":"Abdoulaye"},{"family":"Radcliffe","given":"Rachel"},{"family":"Clayton","given":"Joshua L."},{"family":"Ortbahn","given":"Dustin"},{"family":"Cummins","given":"Jason"},{"family":"Barbeau","given":"Bree"},{"family":"Murphy","given":"Julia"},{"family":"Darby","given":"Brandy"},{"family":"Graff","given":"Nicholas R."},{"family":"Dostal","given":"Tia K. H."},{"family":"Pray","given":"Ian W."},{"family":"Tillman","given":"Courtney"},{"family":"Dittrich","given":"Michelle M."},{"family":"Burns-Grant","given":"Gail"},{"family":"Lee","given":"Sooji"},{"family":"Spieckerman","given":"Alisa"},{"family":"Iqbal","given":"Kashif"},{"family":"Griffing","given":"Sean M."},{"family":"Lawson","given":"Alicia"},{"family":"Mainzer","given":"Hugh M."},{"family":"Bealle","given":"Andreea E."},{"family":"Edding","given":"Erika"},{"family":"Arnold","given":"Kathryn E."},{"family":"Rodriguez","given":"Tomas"},{"family":"Merkle","given":"Sarah"},{"family":"Pettrone","given":"Kristen"},{"family":"Schlanger","given":"Karen"},{"family":"LaBar","given":"Kristin"},{"family":"Hendricks","given":"Kate"},{"family":"Lasry","given":"Arielle"},{"family":"Krishnasamy","given":"Vikram"},{"family":"Walke","given":"Henry T."},{"family":"Rose","given":"Dale A."},{"family":"Honein","given":"Margaret A."},{"literal":"COVID-19 Response Team"},{"literal":"COVID-19 Response Team"},{"family":"Amoroso","given":"Keith"},{"family":"Diallo","given":"Yvette"},{"family":"Fazekas,","given":"Kathie"},{"family":"Finley","given":"Phillip J."},{"family":"Fuld","given":"Jennifer"},{"family":"Guest","given":"Jodie L."},{"family":"Herstein","given":"Jocelyn J."},{"family":"Kennedy","given":"Erin D."},{"family":"Lawler","given":"James V."},{"family":"Lowe","given":"John J."},{"family":"Neifert","given":"Alexander"},{"family":"Schwedhelm","given":"Michelle M."},{"family":"Medicine","given":"Nebraska"},{"family":"Steinberg","given":"Jonathan M."},{"family":"Trout","given":"Douglas B."},{"family":"Zarate-Bermudez","given":"Max"}],"issued":{"date-parts":[["2020",7,10]]}}},{"id":3122,"uris":["http://zotero.org/users/10934876/items/2Z4HRHEN"],"itemData":{"id":3122,"type":"article-journal","container-title":"Nature","DOI":"10.1038/s41586-021-03621-0","ISSN":"0028-0836, 1476-4687","issue":"7866","journalAbbreviation":"Nature","language":"en","page":"250-254","source":"DOI.org (Crossref)","title":"Supply chain diversity buffers cities against food shocks","volume":"595","author":[{"family":"Gomez","given":"Michael"},{"family":"Mejia","given":"Alfonso"},{"family":"Ruddell","given":"Benjamin L."},{"family":"Rushforth","given":"Richard R."}],"issued":{"date-parts":[["2021",7,8]]}}}],"schema":"https://github.com/citation-style-language/schema/raw/master/csl-citation.json"} </w:instrText>
      </w:r>
      <w:r w:rsidR="00BC40BD">
        <w:rPr>
          <w:rFonts w:ascii="Helvetica" w:hAnsi="Helvetica"/>
          <w:sz w:val="22"/>
          <w:szCs w:val="22"/>
        </w:rPr>
        <w:fldChar w:fldCharType="separate"/>
      </w:r>
      <w:r w:rsidR="00CA37D0" w:rsidRPr="00CA37D0">
        <w:rPr>
          <w:rFonts w:ascii="Helvetica" w:hAnsi="Helvetica" w:cs="Times New Roman"/>
          <w:sz w:val="22"/>
          <w:vertAlign w:val="superscript"/>
        </w:rPr>
        <w:t>1,2</w:t>
      </w:r>
      <w:r w:rsidR="00BC40BD">
        <w:rPr>
          <w:rFonts w:ascii="Helvetica" w:hAnsi="Helvetica"/>
          <w:sz w:val="22"/>
          <w:szCs w:val="22"/>
        </w:rPr>
        <w:fldChar w:fldCharType="end"/>
      </w:r>
      <w:r w:rsidRPr="007105E8">
        <w:rPr>
          <w:rFonts w:ascii="Helvetica" w:hAnsi="Helvetica"/>
          <w:sz w:val="22"/>
          <w:szCs w:val="22"/>
        </w:rPr>
        <w:t xml:space="preserve"> During the COVID-19 pandemic, agricultural labor shortfalls contributed to an estimated $309,000,000 reduction in U.S. farm output </w:t>
      </w:r>
      <w:r w:rsidR="000B2A2D" w:rsidRPr="007105E8">
        <w:rPr>
          <w:rFonts w:ascii="Helvetica" w:hAnsi="Helvetica"/>
          <w:sz w:val="22"/>
          <w:szCs w:val="22"/>
        </w:rPr>
        <w:t>[</w:t>
      </w:r>
      <w:hyperlink r:id="rId9">
        <w:r w:rsidR="00AB7EBC" w:rsidRPr="007105E8">
          <w:rPr>
            <w:rStyle w:val="Hyperlink"/>
            <w:rFonts w:ascii="Helvetica" w:hAnsi="Helvetica"/>
            <w:color w:val="auto"/>
            <w:sz w:val="22"/>
            <w:szCs w:val="22"/>
          </w:rPr>
          <w:t>x</w:t>
        </w:r>
      </w:hyperlink>
      <w:r w:rsidR="000B2A2D" w:rsidRPr="007105E8">
        <w:rPr>
          <w:rFonts w:ascii="Helvetica" w:hAnsi="Helvetica"/>
          <w:sz w:val="22"/>
          <w:szCs w:val="22"/>
        </w:rPr>
        <w:t>]</w:t>
      </w:r>
      <w:r w:rsidR="004F7769">
        <w:rPr>
          <w:rFonts w:ascii="Helvetica" w:hAnsi="Helvetica"/>
          <w:sz w:val="22"/>
          <w:szCs w:val="22"/>
        </w:rPr>
        <w:t>; m</w:t>
      </w:r>
      <w:r w:rsidRPr="007105E8">
        <w:rPr>
          <w:rFonts w:ascii="Helvetica" w:hAnsi="Helvetica"/>
          <w:sz w:val="22"/>
          <w:szCs w:val="22"/>
        </w:rPr>
        <w:t xml:space="preserve">eanwhile, outbreaks in meat packing plants forced widespread facility closures </w:t>
      </w:r>
      <w:r w:rsidR="000B2A2D" w:rsidRPr="007105E8">
        <w:rPr>
          <w:rFonts w:ascii="Helvetica" w:hAnsi="Helvetica"/>
          <w:sz w:val="22"/>
          <w:szCs w:val="22"/>
        </w:rPr>
        <w:t>[</w:t>
      </w:r>
      <w:hyperlink r:id="rId10">
        <w:r w:rsidR="00AB7EBC" w:rsidRPr="007105E8">
          <w:rPr>
            <w:rStyle w:val="Hyperlink"/>
            <w:rFonts w:ascii="Helvetica" w:hAnsi="Helvetica"/>
            <w:color w:val="auto"/>
            <w:sz w:val="22"/>
            <w:szCs w:val="22"/>
          </w:rPr>
          <w:t>x</w:t>
        </w:r>
      </w:hyperlink>
      <w:r w:rsidRPr="007105E8">
        <w:rPr>
          <w:rFonts w:ascii="Helvetica" w:hAnsi="Helvetica"/>
          <w:sz w:val="22"/>
          <w:szCs w:val="22"/>
        </w:rPr>
        <w:t xml:space="preserve"> </w:t>
      </w:r>
      <w:hyperlink r:id="rId11">
        <w:r w:rsidR="00AB7EBC" w:rsidRPr="007105E8">
          <w:rPr>
            <w:rStyle w:val="Hyperlink"/>
            <w:rFonts w:ascii="Helvetica" w:hAnsi="Helvetica"/>
            <w:color w:val="auto"/>
            <w:sz w:val="22"/>
            <w:szCs w:val="22"/>
          </w:rPr>
          <w:t>x</w:t>
        </w:r>
      </w:hyperlink>
      <w:r w:rsidR="000B2A2D" w:rsidRPr="007105E8">
        <w:rPr>
          <w:rFonts w:ascii="Helvetica" w:hAnsi="Helvetica"/>
          <w:sz w:val="22"/>
          <w:szCs w:val="22"/>
        </w:rPr>
        <w:t>]</w:t>
      </w:r>
      <w:r w:rsidRPr="007105E8">
        <w:rPr>
          <w:rFonts w:ascii="Helvetica" w:hAnsi="Helvetica"/>
          <w:sz w:val="22"/>
          <w:szCs w:val="22"/>
        </w:rPr>
        <w:t xml:space="preserve">, and </w:t>
      </w:r>
      <w:commentRangeStart w:id="6"/>
      <w:commentRangeStart w:id="7"/>
      <w:r w:rsidRPr="007105E8">
        <w:rPr>
          <w:rFonts w:ascii="Helvetica" w:hAnsi="Helvetica"/>
          <w:sz w:val="22"/>
          <w:szCs w:val="22"/>
        </w:rPr>
        <w:t>the closure of schools and restaurants caused distribution bottlenecks</w:t>
      </w:r>
      <w:r w:rsidRPr="00CC2F84">
        <w:rPr>
          <w:rFonts w:ascii="Helvetica" w:hAnsi="Helvetica"/>
          <w:sz w:val="22"/>
          <w:szCs w:val="22"/>
        </w:rPr>
        <w:t xml:space="preserve"> and shortages of staple goods</w:t>
      </w:r>
      <w:commentRangeEnd w:id="6"/>
      <w:r w:rsidR="00320FD3" w:rsidRPr="00CC2F84">
        <w:rPr>
          <w:rStyle w:val="CommentReference"/>
          <w:rFonts w:ascii="Helvetica" w:hAnsi="Helvetica"/>
          <w:sz w:val="22"/>
          <w:szCs w:val="22"/>
        </w:rPr>
        <w:commentReference w:id="6"/>
      </w:r>
      <w:commentRangeEnd w:id="7"/>
      <w:r w:rsidRPr="00CC2F84">
        <w:rPr>
          <w:rStyle w:val="CommentReference"/>
          <w:rFonts w:ascii="Helvetica" w:hAnsi="Helvetica"/>
          <w:sz w:val="22"/>
          <w:szCs w:val="22"/>
        </w:rPr>
        <w:commentReference w:id="7"/>
      </w:r>
      <w:r w:rsidRPr="00CC2F84">
        <w:rPr>
          <w:rFonts w:ascii="Helvetica" w:hAnsi="Helvetica"/>
          <w:sz w:val="22"/>
          <w:szCs w:val="22"/>
        </w:rPr>
        <w:t xml:space="preserve"> </w:t>
      </w:r>
      <w:r w:rsidR="000B2A2D" w:rsidRPr="00CC2F84">
        <w:rPr>
          <w:rFonts w:ascii="Helvetica" w:hAnsi="Helvetica"/>
          <w:sz w:val="22"/>
          <w:szCs w:val="22"/>
        </w:rPr>
        <w:t>[</w:t>
      </w:r>
      <w:hyperlink r:id="rId12">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 xml:space="preserve">. </w:t>
      </w:r>
      <w:r w:rsidR="004F7769">
        <w:rPr>
          <w:rFonts w:ascii="Helvetica" w:hAnsi="Helvetica"/>
          <w:sz w:val="22"/>
          <w:szCs w:val="22"/>
        </w:rPr>
        <w:t>Recent infections of H5N1 influenza in dairy workers underscores the ongoing threat posed by respiratory viruses</w:t>
      </w:r>
      <w:r w:rsidR="003455E7">
        <w:rPr>
          <w:rFonts w:ascii="Helvetica" w:hAnsi="Helvetica"/>
          <w:sz w:val="22"/>
          <w:szCs w:val="22"/>
        </w:rPr>
        <w:t xml:space="preserve"> [x]</w:t>
      </w:r>
      <w:r w:rsidR="004F7769">
        <w:rPr>
          <w:rFonts w:ascii="Helvetica" w:hAnsi="Helvetica"/>
          <w:sz w:val="22"/>
          <w:szCs w:val="22"/>
        </w:rPr>
        <w:t xml:space="preserve">. </w:t>
      </w:r>
      <w:r w:rsidRPr="00CC2F84">
        <w:rPr>
          <w:rFonts w:ascii="Helvetica" w:hAnsi="Helvetica"/>
          <w:sz w:val="22"/>
          <w:szCs w:val="22"/>
        </w:rPr>
        <w:t xml:space="preserve">The agricultural workforce, consisting of approximately 3.2 million people </w:t>
      </w:r>
      <w:r w:rsidR="000B2A2D" w:rsidRPr="00CC2F84">
        <w:rPr>
          <w:rFonts w:ascii="Helvetica" w:hAnsi="Helvetica"/>
          <w:sz w:val="22"/>
          <w:szCs w:val="22"/>
        </w:rPr>
        <w:t>[</w:t>
      </w:r>
      <w:hyperlink r:id="rId13">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 sits at the foundation of the food system, and their health determines its capacity to function.</w:t>
      </w:r>
      <w:r w:rsidR="007105E8">
        <w:rPr>
          <w:rFonts w:ascii="Helvetica" w:hAnsi="Helvetica"/>
          <w:sz w:val="22"/>
          <w:szCs w:val="22"/>
        </w:rPr>
        <w:t xml:space="preserve"> </w:t>
      </w:r>
      <w:r w:rsidR="00112E83" w:rsidRPr="00112E83">
        <w:rPr>
          <w:rFonts w:ascii="Helvetica" w:hAnsi="Helvetica"/>
          <w:sz w:val="22"/>
          <w:szCs w:val="22"/>
        </w:rPr>
        <w:t>Beyond their role in sustaining the food supply, maintaining the health of agricultural workers is important in its own right, particularly as they are often more socially and medically vulnerable than the general population.</w:t>
      </w:r>
    </w:p>
    <w:p w14:paraId="0058A8DC" w14:textId="5A29E6D3" w:rsidR="00AB7EBC" w:rsidRPr="00CC2F84" w:rsidRDefault="006B4661" w:rsidP="000C35A9">
      <w:pPr>
        <w:pStyle w:val="BodyText"/>
        <w:jc w:val="both"/>
        <w:rPr>
          <w:rFonts w:ascii="Helvetica" w:hAnsi="Helvetica"/>
          <w:sz w:val="22"/>
          <w:szCs w:val="22"/>
        </w:rPr>
      </w:pPr>
      <w:r w:rsidRPr="00CC2F84">
        <w:rPr>
          <w:rFonts w:ascii="Helvetica" w:hAnsi="Helvetica"/>
          <w:sz w:val="22"/>
          <w:szCs w:val="22"/>
        </w:rPr>
        <w:t xml:space="preserve">Agricultural workers in the United States face various health vulnerabilities that put them at elevated risk during respiratory disease outbreaks. Many have restricted access to healthcare </w:t>
      </w:r>
      <w:r w:rsidR="000B2A2D" w:rsidRPr="00CC2F84">
        <w:rPr>
          <w:rFonts w:ascii="Helvetica" w:hAnsi="Helvetica"/>
          <w:sz w:val="22"/>
          <w:szCs w:val="22"/>
        </w:rPr>
        <w:t>[</w:t>
      </w:r>
      <w:hyperlink r:id="rId14">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 xml:space="preserve"> and high rates of chronic conditions including diabetes </w:t>
      </w:r>
      <w:r w:rsidR="000B2A2D" w:rsidRPr="00CC2F84">
        <w:rPr>
          <w:rFonts w:ascii="Helvetica" w:hAnsi="Helvetica"/>
          <w:sz w:val="22"/>
          <w:szCs w:val="22"/>
        </w:rPr>
        <w:t>[</w:t>
      </w:r>
      <w:hyperlink r:id="rId15">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 xml:space="preserve"> and obesity </w:t>
      </w:r>
      <w:r w:rsidR="000B2A2D" w:rsidRPr="00CC2F84">
        <w:rPr>
          <w:rFonts w:ascii="Helvetica" w:hAnsi="Helvetica"/>
          <w:sz w:val="22"/>
          <w:szCs w:val="22"/>
        </w:rPr>
        <w:t>[</w:t>
      </w:r>
      <w:hyperlink r:id="rId16">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 xml:space="preserve">, along with high rates of baseline respiratory illnesses </w:t>
      </w:r>
      <w:r w:rsidR="000B2A2D" w:rsidRPr="00CC2F84">
        <w:rPr>
          <w:rFonts w:ascii="Helvetica" w:hAnsi="Helvetica"/>
          <w:sz w:val="22"/>
          <w:szCs w:val="22"/>
        </w:rPr>
        <w:t>[</w:t>
      </w:r>
      <w:hyperlink r:id="rId17">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18">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 xml:space="preserve">. </w:t>
      </w:r>
      <w:r w:rsidR="00B45E0C">
        <w:rPr>
          <w:rFonts w:ascii="Helvetica" w:hAnsi="Helvetica"/>
          <w:sz w:val="22"/>
          <w:szCs w:val="22"/>
        </w:rPr>
        <w:t>Vaccination rates tend to be low among agricultural workers [</w:t>
      </w:r>
      <w:r w:rsidR="00B45E0C">
        <w:rPr>
          <w:rFonts w:ascii="Helvetica" w:hAnsi="Helvetica"/>
          <w:sz w:val="22"/>
          <w:szCs w:val="22"/>
        </w:rPr>
        <w:fldChar w:fldCharType="begin"/>
      </w:r>
      <w:r w:rsidR="00B45E0C">
        <w:rPr>
          <w:rFonts w:ascii="Helvetica" w:hAnsi="Helvetica"/>
          <w:sz w:val="22"/>
          <w:szCs w:val="22"/>
        </w:rPr>
        <w:instrText>HYPERLINK "https://link.springer.com/article/10.1186/s12889-026-26342-3"</w:instrText>
      </w:r>
      <w:r w:rsidR="00B45E0C">
        <w:rPr>
          <w:rFonts w:ascii="Helvetica" w:hAnsi="Helvetica"/>
          <w:sz w:val="22"/>
          <w:szCs w:val="22"/>
        </w:rPr>
      </w:r>
      <w:r w:rsidR="00B45E0C">
        <w:rPr>
          <w:rFonts w:ascii="Helvetica" w:hAnsi="Helvetica"/>
          <w:sz w:val="22"/>
          <w:szCs w:val="22"/>
        </w:rPr>
        <w:fldChar w:fldCharType="separate"/>
      </w:r>
      <w:r w:rsidR="00B45E0C" w:rsidRPr="00B45E0C">
        <w:rPr>
          <w:rStyle w:val="Hyperlink"/>
          <w:rFonts w:ascii="Helvetica" w:hAnsi="Helvetica"/>
          <w:sz w:val="22"/>
          <w:szCs w:val="22"/>
        </w:rPr>
        <w:t>x</w:t>
      </w:r>
      <w:r w:rsidR="00B45E0C">
        <w:rPr>
          <w:rFonts w:ascii="Helvetica" w:hAnsi="Helvetica"/>
          <w:sz w:val="22"/>
          <w:szCs w:val="22"/>
        </w:rPr>
        <w:fldChar w:fldCharType="end"/>
      </w:r>
      <w:r w:rsidR="00B45E0C">
        <w:rPr>
          <w:rFonts w:ascii="Helvetica" w:hAnsi="Helvetica"/>
          <w:sz w:val="22"/>
          <w:szCs w:val="22"/>
        </w:rPr>
        <w:t xml:space="preserve">]. </w:t>
      </w:r>
      <w:r w:rsidRPr="00CC2F84">
        <w:rPr>
          <w:rFonts w:ascii="Helvetica" w:hAnsi="Helvetica"/>
          <w:sz w:val="22"/>
          <w:szCs w:val="22"/>
        </w:rPr>
        <w:t>Furthermore, housing conditions, including household size and crowding, may contribute to poorer health an</w:t>
      </w:r>
      <w:r w:rsidR="00C12752" w:rsidRPr="00CC2F84">
        <w:rPr>
          <w:rFonts w:ascii="Helvetica" w:hAnsi="Helvetica"/>
          <w:sz w:val="22"/>
          <w:szCs w:val="22"/>
        </w:rPr>
        <w:t>d</w:t>
      </w:r>
      <w:r w:rsidRPr="00CC2F84">
        <w:rPr>
          <w:rFonts w:ascii="Helvetica" w:hAnsi="Helvetica"/>
          <w:sz w:val="22"/>
          <w:szCs w:val="22"/>
        </w:rPr>
        <w:t xml:space="preserve"> elevated risk of infection </w:t>
      </w:r>
      <w:r w:rsidR="000B2A2D" w:rsidRPr="00CC2F84">
        <w:rPr>
          <w:rFonts w:ascii="Helvetica" w:hAnsi="Helvetica"/>
          <w:sz w:val="22"/>
          <w:szCs w:val="22"/>
        </w:rPr>
        <w:t>[</w:t>
      </w:r>
      <w:hyperlink r:id="rId19">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20">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21">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22">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 xml:space="preserve">. Household crowding was a primary risk factor for SARS-CoV-2 infection among farmworkers </w:t>
      </w:r>
      <w:r w:rsidR="000B2A2D" w:rsidRPr="00CC2F84">
        <w:rPr>
          <w:rFonts w:ascii="Helvetica" w:hAnsi="Helvetica"/>
          <w:sz w:val="22"/>
          <w:szCs w:val="22"/>
        </w:rPr>
        <w:t>[</w:t>
      </w:r>
      <w:hyperlink r:id="rId23">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 xml:space="preserve"> and is more broadly associated with higher risk of COVID-19, influenza, and RSV infection and hospitalization </w:t>
      </w:r>
      <w:r w:rsidR="000B2A2D" w:rsidRPr="00CC2F84">
        <w:rPr>
          <w:rFonts w:ascii="Helvetica" w:hAnsi="Helvetica"/>
          <w:sz w:val="22"/>
          <w:szCs w:val="22"/>
        </w:rPr>
        <w:t>[</w:t>
      </w:r>
      <w:hyperlink r:id="rId24">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25">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26">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27">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28">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29">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w:t>
      </w:r>
      <w:r w:rsidR="0004181D">
        <w:rPr>
          <w:rFonts w:ascii="Helvetica" w:hAnsi="Helvetica"/>
          <w:sz w:val="22"/>
          <w:szCs w:val="22"/>
        </w:rPr>
        <w:t xml:space="preserve"> </w:t>
      </w:r>
      <w:r w:rsidR="00565D36">
        <w:rPr>
          <w:rFonts w:ascii="Helvetica" w:hAnsi="Helvetica"/>
          <w:sz w:val="22"/>
          <w:szCs w:val="22"/>
        </w:rPr>
        <w:t xml:space="preserve">These statistics may under-represent informal and undocumented agricultural workers, who constitute </w:t>
      </w:r>
      <w:r w:rsidR="00AA14D2">
        <w:rPr>
          <w:rFonts w:ascii="Helvetica" w:hAnsi="Helvetica"/>
          <w:sz w:val="22"/>
          <w:szCs w:val="22"/>
        </w:rPr>
        <w:t>an estimated</w:t>
      </w:r>
      <w:r w:rsidR="00565D36">
        <w:rPr>
          <w:rFonts w:ascii="Helvetica" w:hAnsi="Helvetica"/>
          <w:sz w:val="22"/>
          <w:szCs w:val="22"/>
        </w:rPr>
        <w:t xml:space="preserve"> </w:t>
      </w:r>
      <w:r w:rsidR="00AA14D2">
        <w:rPr>
          <w:rFonts w:ascii="Helvetica" w:hAnsi="Helvetica"/>
          <w:sz w:val="22"/>
          <w:szCs w:val="22"/>
        </w:rPr>
        <w:t>40</w:t>
      </w:r>
      <w:r w:rsidR="00565D36">
        <w:rPr>
          <w:rFonts w:ascii="Helvetica" w:hAnsi="Helvetica"/>
          <w:sz w:val="22"/>
          <w:szCs w:val="22"/>
        </w:rPr>
        <w:t xml:space="preserve">% of </w:t>
      </w:r>
      <w:r w:rsidR="00AA14D2">
        <w:rPr>
          <w:rFonts w:ascii="Helvetica" w:hAnsi="Helvetica"/>
          <w:sz w:val="22"/>
          <w:szCs w:val="22"/>
        </w:rPr>
        <w:t xml:space="preserve">hired crop </w:t>
      </w:r>
      <w:r w:rsidR="000B2E6C">
        <w:rPr>
          <w:rFonts w:ascii="Helvetica" w:hAnsi="Helvetica"/>
          <w:sz w:val="22"/>
          <w:szCs w:val="22"/>
        </w:rPr>
        <w:t>farmworkers [</w:t>
      </w:r>
      <w:hyperlink r:id="rId30" w:history="1">
        <w:r w:rsidR="000B2E6C" w:rsidRPr="000B2E6C">
          <w:rPr>
            <w:rStyle w:val="Hyperlink"/>
            <w:rFonts w:ascii="Helvetica" w:hAnsi="Helvetica"/>
            <w:sz w:val="22"/>
            <w:szCs w:val="22"/>
          </w:rPr>
          <w:t>x</w:t>
        </w:r>
      </w:hyperlink>
      <w:r w:rsidR="000B2E6C">
        <w:rPr>
          <w:rFonts w:ascii="Helvetica" w:hAnsi="Helvetica"/>
          <w:sz w:val="22"/>
          <w:szCs w:val="22"/>
        </w:rPr>
        <w:t>]</w:t>
      </w:r>
      <w:r w:rsidR="00975882">
        <w:rPr>
          <w:rFonts w:ascii="Helvetica" w:hAnsi="Helvetica"/>
          <w:sz w:val="22"/>
          <w:szCs w:val="22"/>
        </w:rPr>
        <w:t xml:space="preserve">, </w:t>
      </w:r>
      <w:r w:rsidR="00C73261">
        <w:rPr>
          <w:rFonts w:ascii="Helvetica" w:hAnsi="Helvetica"/>
          <w:sz w:val="22"/>
          <w:szCs w:val="22"/>
        </w:rPr>
        <w:t>so</w:t>
      </w:r>
      <w:r w:rsidR="00975882">
        <w:rPr>
          <w:rFonts w:ascii="Helvetica" w:hAnsi="Helvetica"/>
          <w:sz w:val="22"/>
          <w:szCs w:val="22"/>
        </w:rPr>
        <w:t xml:space="preserve"> </w:t>
      </w:r>
      <w:r w:rsidR="00C73261">
        <w:rPr>
          <w:rFonts w:ascii="Helvetica" w:hAnsi="Helvetica"/>
          <w:sz w:val="22"/>
          <w:szCs w:val="22"/>
        </w:rPr>
        <w:t xml:space="preserve">the true health </w:t>
      </w:r>
      <w:r w:rsidR="00975882">
        <w:rPr>
          <w:rFonts w:ascii="Helvetica" w:hAnsi="Helvetica"/>
          <w:sz w:val="22"/>
          <w:szCs w:val="22"/>
        </w:rPr>
        <w:t xml:space="preserve">disparities may be even starker than the available data suggest. </w:t>
      </w:r>
      <w:r w:rsidR="00C73261">
        <w:rPr>
          <w:rFonts w:ascii="Helvetica" w:hAnsi="Helvetica"/>
          <w:sz w:val="22"/>
          <w:szCs w:val="22"/>
        </w:rPr>
        <w:t>Together, this</w:t>
      </w:r>
      <w:r w:rsidRPr="00CC2F84">
        <w:rPr>
          <w:rFonts w:ascii="Helvetica" w:hAnsi="Helvetica"/>
          <w:sz w:val="22"/>
          <w:szCs w:val="22"/>
        </w:rPr>
        <w:t xml:space="preserve"> may help explain why COVID-19 infection rates were found to be consistently higher among agricultural workers vs. the broader community during the first year of the COVID-19 pandemic </w:t>
      </w:r>
      <w:r w:rsidR="000B2A2D" w:rsidRPr="00CC2F84">
        <w:rPr>
          <w:rFonts w:ascii="Helvetica" w:hAnsi="Helvetica"/>
          <w:sz w:val="22"/>
          <w:szCs w:val="22"/>
        </w:rPr>
        <w:t>[</w:t>
      </w:r>
      <w:hyperlink r:id="rId31">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32">
        <w:r w:rsidR="00AB7EBC" w:rsidRPr="00CC2F84">
          <w:rPr>
            <w:rStyle w:val="Hyperlink"/>
            <w:rFonts w:ascii="Helvetica" w:hAnsi="Helvetica"/>
            <w:color w:val="auto"/>
            <w:sz w:val="22"/>
            <w:szCs w:val="22"/>
          </w:rPr>
          <w:t>x</w:t>
        </w:r>
      </w:hyperlink>
      <w:r w:rsidR="000B2A2D" w:rsidRPr="00CC2F84">
        <w:rPr>
          <w:rFonts w:ascii="Helvetica" w:hAnsi="Helvetica"/>
          <w:sz w:val="22"/>
          <w:szCs w:val="22"/>
        </w:rPr>
        <w:t>]</w:t>
      </w:r>
      <w:r w:rsidRPr="00CC2F84">
        <w:rPr>
          <w:rFonts w:ascii="Helvetica" w:hAnsi="Helvetica"/>
          <w:sz w:val="22"/>
          <w:szCs w:val="22"/>
        </w:rPr>
        <w:t>.</w:t>
      </w:r>
    </w:p>
    <w:p w14:paraId="6452B498" w14:textId="37AB51CD" w:rsidR="00AB7EBC" w:rsidRPr="00CC2F84" w:rsidRDefault="0034347F" w:rsidP="000C35A9">
      <w:pPr>
        <w:pStyle w:val="BodyText"/>
        <w:jc w:val="both"/>
        <w:rPr>
          <w:rFonts w:ascii="Helvetica" w:hAnsi="Helvetica"/>
          <w:sz w:val="22"/>
          <w:szCs w:val="22"/>
        </w:rPr>
      </w:pPr>
      <w:r w:rsidRPr="00CC2F84">
        <w:rPr>
          <w:rFonts w:ascii="Helvetica" w:hAnsi="Helvetica"/>
          <w:sz w:val="22"/>
          <w:szCs w:val="22"/>
        </w:rPr>
        <w:t xml:space="preserve">Compounding these issues, conducting effective public health surveillance in agricultural workers has proven challenging </w:t>
      </w:r>
      <w:r w:rsidR="56A0034F" w:rsidRPr="00CC2F84">
        <w:rPr>
          <w:rFonts w:ascii="Helvetica" w:hAnsi="Helvetica"/>
          <w:sz w:val="22"/>
          <w:szCs w:val="22"/>
        </w:rPr>
        <w:t>[</w:t>
      </w:r>
      <w:hyperlink r:id="rId33">
        <w:r w:rsidR="003D8834"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34">
        <w:r w:rsidR="003D8834" w:rsidRPr="00CC2F84">
          <w:rPr>
            <w:rStyle w:val="Hyperlink"/>
            <w:rFonts w:ascii="Helvetica" w:hAnsi="Helvetica"/>
            <w:color w:val="auto"/>
            <w:sz w:val="22"/>
            <w:szCs w:val="22"/>
          </w:rPr>
          <w:t>x</w:t>
        </w:r>
      </w:hyperlink>
      <w:r w:rsidR="56A0034F" w:rsidRPr="00CC2F84">
        <w:rPr>
          <w:rFonts w:ascii="Helvetica" w:hAnsi="Helvetica"/>
          <w:sz w:val="22"/>
          <w:szCs w:val="22"/>
        </w:rPr>
        <w:t>]</w:t>
      </w:r>
      <w:r w:rsidRPr="00CC2F84">
        <w:rPr>
          <w:rFonts w:ascii="Helvetica" w:hAnsi="Helvetica"/>
          <w:sz w:val="22"/>
          <w:szCs w:val="22"/>
        </w:rPr>
        <w:t xml:space="preserve">. Various important efforts are underway to bridge this gap, including the CDC-supported network of farmworker-serving organizations formed during the COVID-19 pandemic </w:t>
      </w:r>
      <w:r w:rsidR="56A0034F" w:rsidRPr="00CC2F84">
        <w:rPr>
          <w:rFonts w:ascii="Helvetica" w:hAnsi="Helvetica"/>
          <w:sz w:val="22"/>
          <w:szCs w:val="22"/>
        </w:rPr>
        <w:t>[</w:t>
      </w:r>
      <w:hyperlink r:id="rId35">
        <w:r w:rsidR="003D8834"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36">
        <w:r w:rsidR="003D8834"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37">
        <w:r w:rsidR="003D8834"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38">
        <w:r w:rsidR="003D8834"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39">
        <w:r w:rsidR="003D8834" w:rsidRPr="00CC2F84">
          <w:rPr>
            <w:rStyle w:val="Hyperlink"/>
            <w:rFonts w:ascii="Helvetica" w:hAnsi="Helvetica"/>
            <w:color w:val="auto"/>
            <w:sz w:val="22"/>
            <w:szCs w:val="22"/>
          </w:rPr>
          <w:t>x</w:t>
        </w:r>
      </w:hyperlink>
      <w:r w:rsidR="56A0034F" w:rsidRPr="00CC2F84">
        <w:rPr>
          <w:rFonts w:ascii="Helvetica" w:hAnsi="Helvetica"/>
          <w:sz w:val="22"/>
          <w:szCs w:val="22"/>
        </w:rPr>
        <w:t>]</w:t>
      </w:r>
      <w:r w:rsidRPr="00CC2F84">
        <w:rPr>
          <w:rFonts w:ascii="Helvetica" w:hAnsi="Helvetica"/>
          <w:sz w:val="22"/>
          <w:szCs w:val="22"/>
        </w:rPr>
        <w:t xml:space="preserve">. Nevertheless, agricultural workers remain a difficult population to reach: agricultural workers may be more likely to mistrust authorities, especially those </w:t>
      </w:r>
      <w:r w:rsidR="009D23D5">
        <w:rPr>
          <w:rFonts w:ascii="Helvetica" w:hAnsi="Helvetica"/>
          <w:sz w:val="22"/>
          <w:szCs w:val="22"/>
        </w:rPr>
        <w:t xml:space="preserve">workers </w:t>
      </w:r>
      <w:r w:rsidRPr="00CC2F84">
        <w:rPr>
          <w:rFonts w:ascii="Helvetica" w:hAnsi="Helvetica"/>
          <w:sz w:val="22"/>
          <w:szCs w:val="22"/>
        </w:rPr>
        <w:t>who are undocumented or on temporary visas</w:t>
      </w:r>
      <w:r w:rsidR="00894DC5">
        <w:rPr>
          <w:rFonts w:ascii="Helvetica" w:hAnsi="Helvetica"/>
          <w:sz w:val="22"/>
          <w:szCs w:val="22"/>
        </w:rPr>
        <w:t xml:space="preserve">; </w:t>
      </w:r>
      <w:r w:rsidRPr="00CC2F84">
        <w:rPr>
          <w:rFonts w:ascii="Helvetica" w:hAnsi="Helvetica"/>
          <w:sz w:val="22"/>
          <w:szCs w:val="22"/>
        </w:rPr>
        <w:t xml:space="preserve">socioeconomic barriers often prevent workers from </w:t>
      </w:r>
      <w:r w:rsidR="689F951D" w:rsidRPr="00CC2F84">
        <w:rPr>
          <w:rFonts w:ascii="Helvetica" w:hAnsi="Helvetica"/>
          <w:sz w:val="22"/>
          <w:szCs w:val="22"/>
        </w:rPr>
        <w:t>seeking</w:t>
      </w:r>
      <w:r w:rsidRPr="00CC2F84">
        <w:rPr>
          <w:rFonts w:ascii="Helvetica" w:hAnsi="Helvetica"/>
          <w:sz w:val="22"/>
          <w:szCs w:val="22"/>
        </w:rPr>
        <w:t xml:space="preserve"> care</w:t>
      </w:r>
      <w:r w:rsidR="00015D82">
        <w:rPr>
          <w:rFonts w:ascii="Helvetica" w:hAnsi="Helvetica"/>
          <w:sz w:val="22"/>
          <w:szCs w:val="22"/>
        </w:rPr>
        <w:t xml:space="preserve">; </w:t>
      </w:r>
      <w:r w:rsidRPr="00CC2F84">
        <w:rPr>
          <w:rFonts w:ascii="Helvetica" w:hAnsi="Helvetica"/>
          <w:sz w:val="22"/>
          <w:szCs w:val="22"/>
        </w:rPr>
        <w:t xml:space="preserve">and seasonal migration complicates longitudinal follow-up </w:t>
      </w:r>
      <w:r w:rsidR="56A0034F" w:rsidRPr="00CC2F84">
        <w:rPr>
          <w:rFonts w:ascii="Helvetica" w:hAnsi="Helvetica"/>
          <w:sz w:val="22"/>
          <w:szCs w:val="22"/>
        </w:rPr>
        <w:t>[</w:t>
      </w:r>
      <w:hyperlink r:id="rId40">
        <w:r w:rsidR="003D8834"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41">
        <w:r w:rsidR="003D8834" w:rsidRPr="00CC2F84">
          <w:rPr>
            <w:rStyle w:val="Hyperlink"/>
            <w:rFonts w:ascii="Helvetica" w:hAnsi="Helvetica"/>
            <w:color w:val="auto"/>
            <w:sz w:val="22"/>
            <w:szCs w:val="22"/>
          </w:rPr>
          <w:t>x</w:t>
        </w:r>
      </w:hyperlink>
      <w:r w:rsidR="56A0034F" w:rsidRPr="00CC2F84">
        <w:rPr>
          <w:rFonts w:ascii="Helvetica" w:hAnsi="Helvetica"/>
          <w:sz w:val="22"/>
          <w:szCs w:val="22"/>
        </w:rPr>
        <w:t>]</w:t>
      </w:r>
      <w:r w:rsidRPr="00CC2F84">
        <w:rPr>
          <w:rFonts w:ascii="Helvetica" w:hAnsi="Helvetica"/>
          <w:sz w:val="22"/>
          <w:szCs w:val="22"/>
        </w:rPr>
        <w:t xml:space="preserve">. These barriers underscore the need for modeling tools that can anticipate the burden of disease among agricultural workers from more </w:t>
      </w:r>
      <w:r w:rsidR="738ED552" w:rsidRPr="00CC2F84">
        <w:rPr>
          <w:rFonts w:ascii="Helvetica" w:hAnsi="Helvetica"/>
          <w:sz w:val="22"/>
          <w:szCs w:val="22"/>
        </w:rPr>
        <w:t>readily available</w:t>
      </w:r>
      <w:r w:rsidRPr="00CC2F84">
        <w:rPr>
          <w:rFonts w:ascii="Helvetica" w:hAnsi="Helvetica"/>
          <w:sz w:val="22"/>
          <w:szCs w:val="22"/>
        </w:rPr>
        <w:t xml:space="preserve"> community-level data. </w:t>
      </w:r>
      <w:r w:rsidR="00C245ED" w:rsidRPr="00C245ED">
        <w:rPr>
          <w:rFonts w:ascii="Helvetica" w:hAnsi="Helvetica"/>
          <w:sz w:val="22"/>
          <w:szCs w:val="22"/>
        </w:rPr>
        <w:t>Some efforts have begun to bridge this gap: compartmental models have demonstrated the elevated infection risk faced by essential workers during social distancing [Milligan et al.], agent-based simulations have evaluated outbreak control strategies within individual food production facilities [Henry et al.], and retrospective analyses have linked agricultural labor losses during COVID-19 to reductions in farm output [Lusk &amp; Chandra; Charlton]. However, we still lack a generalizable, population-level framework that mechanistically translates household-level risk factors into projections of how future respiratory disease outbreaks may differentially affect agricultural workers and what the downstream consequences for food production may be.</w:t>
      </w:r>
    </w:p>
    <w:p w14:paraId="53E71FA8" w14:textId="20A17FC1" w:rsidR="00AB7EBC" w:rsidRPr="00CC2F84" w:rsidRDefault="0034347F" w:rsidP="000C35A9">
      <w:pPr>
        <w:pStyle w:val="BodyText"/>
        <w:jc w:val="both"/>
        <w:rPr>
          <w:rFonts w:ascii="Helvetica" w:hAnsi="Helvetica"/>
          <w:sz w:val="22"/>
          <w:szCs w:val="22"/>
        </w:rPr>
      </w:pPr>
      <w:r w:rsidRPr="00CC2F84">
        <w:rPr>
          <w:rFonts w:ascii="Helvetica" w:hAnsi="Helvetica"/>
          <w:sz w:val="22"/>
          <w:szCs w:val="22"/>
        </w:rPr>
        <w:t xml:space="preserve">This study aims to address these gaps by developing a household-structured disease transmission model that quantifies the differential impacts of respiratory disease outbreaks on agricultural workers relative to the general U.S. population. </w:t>
      </w:r>
      <w:r w:rsidR="003E1480" w:rsidRPr="003E1480">
        <w:rPr>
          <w:rFonts w:ascii="Helvetica" w:hAnsi="Helvetica"/>
          <w:sz w:val="22"/>
          <w:szCs w:val="22"/>
        </w:rPr>
        <w:t>Focusing on household structure as a well-</w:t>
      </w:r>
      <w:r w:rsidR="003E1480" w:rsidRPr="003E1480">
        <w:rPr>
          <w:rFonts w:ascii="Helvetica" w:hAnsi="Helvetica"/>
          <w:sz w:val="22"/>
          <w:szCs w:val="22"/>
        </w:rPr>
        <w:lastRenderedPageBreak/>
        <w:t>documented and quantifiable driver of transmission heterogeneity, we used household size and crowding distributions from national surveys to simulate epidemic dynamics under a range of epidemiological scenarios</w:t>
      </w:r>
      <w:r w:rsidRPr="00CC2F84">
        <w:rPr>
          <w:rFonts w:ascii="Helvetica" w:hAnsi="Helvetica"/>
          <w:sz w:val="22"/>
          <w:szCs w:val="22"/>
        </w:rPr>
        <w:t xml:space="preserve">, assessing the impact of differences in transmissibility, within-household secondary attack rates, and population mixing patterns. </w:t>
      </w:r>
      <w:r w:rsidR="00574172" w:rsidRPr="00574172">
        <w:rPr>
          <w:rFonts w:ascii="Helvetica" w:hAnsi="Helvetica"/>
          <w:sz w:val="22"/>
          <w:szCs w:val="22"/>
        </w:rPr>
        <w:t xml:space="preserve">We then translate the resulting labor impacts into crop-specific production losses. </w:t>
      </w:r>
      <w:r w:rsidR="002D0EF3" w:rsidRPr="002D0EF3">
        <w:rPr>
          <w:rFonts w:ascii="Helvetica" w:hAnsi="Helvetica"/>
          <w:sz w:val="22"/>
          <w:szCs w:val="22"/>
        </w:rPr>
        <w:t>The impacts of labor shortfalls on agricultural output are likely to be greatest for labor-intensive, hand-harvested crops, where mechanization cannot easily compensate for worker absences. We therefore focus on California, which produces nearly two-thirds of the country's fruits, vegetables, and nuts [</w:t>
      </w:r>
      <w:hyperlink r:id="rId42" w:history="1">
        <w:r w:rsidR="002D0EF3" w:rsidRPr="002152E1">
          <w:rPr>
            <w:rStyle w:val="Hyperlink"/>
            <w:rFonts w:ascii="Helvetica" w:hAnsi="Helvetica"/>
            <w:sz w:val="22"/>
            <w:szCs w:val="22"/>
          </w:rPr>
          <w:t>x</w:t>
        </w:r>
      </w:hyperlink>
      <w:r w:rsidR="002D0EF3" w:rsidRPr="002D0EF3">
        <w:rPr>
          <w:rFonts w:ascii="Helvetica" w:hAnsi="Helvetica"/>
          <w:sz w:val="22"/>
          <w:szCs w:val="22"/>
        </w:rPr>
        <w:t>], and examine three labor-intensive crops — strawberries, iceberg lettuce, and oranges — for which the state dominates national production (approximately 90%, 74%, and 78%, respectively)</w:t>
      </w:r>
      <w:r w:rsidR="002152E1">
        <w:rPr>
          <w:rFonts w:ascii="Helvetica" w:hAnsi="Helvetica"/>
          <w:sz w:val="22"/>
          <w:szCs w:val="22"/>
        </w:rPr>
        <w:t xml:space="preserve"> </w:t>
      </w:r>
      <w:r w:rsidR="002152E1" w:rsidRPr="00CC2F84">
        <w:rPr>
          <w:rFonts w:ascii="Helvetica" w:hAnsi="Helvetica"/>
          <w:sz w:val="22"/>
          <w:szCs w:val="22"/>
        </w:rPr>
        <w:t>[</w:t>
      </w:r>
      <w:hyperlink r:id="rId43">
        <w:r w:rsidR="002152E1" w:rsidRPr="00CC2F84">
          <w:rPr>
            <w:rStyle w:val="Hyperlink"/>
            <w:rFonts w:ascii="Helvetica" w:hAnsi="Helvetica"/>
            <w:color w:val="auto"/>
            <w:sz w:val="22"/>
            <w:szCs w:val="22"/>
          </w:rPr>
          <w:t>x</w:t>
        </w:r>
      </w:hyperlink>
      <w:r w:rsidR="002152E1">
        <w:rPr>
          <w:rFonts w:ascii="Helvetica" w:hAnsi="Helvetica"/>
          <w:sz w:val="22"/>
          <w:szCs w:val="22"/>
        </w:rPr>
        <w:t xml:space="preserve"> </w:t>
      </w:r>
      <w:hyperlink r:id="rId44">
        <w:r w:rsidR="002152E1" w:rsidRPr="00CC2F84">
          <w:rPr>
            <w:rStyle w:val="Hyperlink"/>
            <w:rFonts w:ascii="Helvetica" w:hAnsi="Helvetica"/>
            <w:color w:val="auto"/>
            <w:sz w:val="22"/>
            <w:szCs w:val="22"/>
          </w:rPr>
          <w:t>x</w:t>
        </w:r>
      </w:hyperlink>
      <w:r w:rsidR="002152E1">
        <w:rPr>
          <w:rFonts w:ascii="Helvetica" w:hAnsi="Helvetica"/>
          <w:sz w:val="22"/>
          <w:szCs w:val="22"/>
        </w:rPr>
        <w:t xml:space="preserve"> </w:t>
      </w:r>
      <w:hyperlink r:id="rId45">
        <w:r w:rsidR="002152E1" w:rsidRPr="00CC2F84">
          <w:rPr>
            <w:rStyle w:val="Hyperlink"/>
            <w:rFonts w:ascii="Helvetica" w:hAnsi="Helvetica"/>
            <w:color w:val="auto"/>
            <w:sz w:val="22"/>
            <w:szCs w:val="22"/>
          </w:rPr>
          <w:t>x</w:t>
        </w:r>
      </w:hyperlink>
      <w:r w:rsidR="002152E1" w:rsidRPr="00CC2F84">
        <w:rPr>
          <w:rFonts w:ascii="Helvetica" w:hAnsi="Helvetica"/>
          <w:sz w:val="22"/>
          <w:szCs w:val="22"/>
        </w:rPr>
        <w:t>]</w:t>
      </w:r>
      <w:r w:rsidR="002D0EF3" w:rsidRPr="002D0EF3">
        <w:rPr>
          <w:rFonts w:ascii="Helvetica" w:hAnsi="Helvetica"/>
          <w:sz w:val="22"/>
          <w:szCs w:val="22"/>
        </w:rPr>
        <w:t>. These crops also offer distinct harvest seasonalities, allowing us to assess how outbreak timing interacts with production vulnerability.</w:t>
      </w:r>
      <w:r w:rsidR="002D0EF3">
        <w:rPr>
          <w:rFonts w:ascii="Helvetica" w:hAnsi="Helvetica"/>
          <w:sz w:val="22"/>
          <w:szCs w:val="22"/>
        </w:rPr>
        <w:t xml:space="preserve"> </w:t>
      </w:r>
      <w:r w:rsidR="0064311E">
        <w:rPr>
          <w:rFonts w:ascii="Helvetica" w:hAnsi="Helvetica"/>
          <w:sz w:val="22"/>
          <w:szCs w:val="22"/>
        </w:rPr>
        <w:t xml:space="preserve">To accompany our analysis, we developed an interactive simulation tool that covers a </w:t>
      </w:r>
      <w:r w:rsidR="00EA5153">
        <w:rPr>
          <w:rFonts w:ascii="Helvetica" w:hAnsi="Helvetica"/>
          <w:sz w:val="22"/>
          <w:szCs w:val="22"/>
        </w:rPr>
        <w:t>wide</w:t>
      </w:r>
      <w:r w:rsidR="0064311E">
        <w:rPr>
          <w:rFonts w:ascii="Helvetica" w:hAnsi="Helvetica"/>
          <w:sz w:val="22"/>
          <w:szCs w:val="22"/>
        </w:rPr>
        <w:t xml:space="preserve"> range of epidemiological scenarios and crops</w:t>
      </w:r>
      <w:r w:rsidR="005961CD">
        <w:rPr>
          <w:rFonts w:ascii="Helvetica" w:hAnsi="Helvetica"/>
          <w:sz w:val="22"/>
          <w:szCs w:val="22"/>
        </w:rPr>
        <w:t>, allowing for more detailed projections of the impact of outbreaks on agricultural workers and crop production</w:t>
      </w:r>
      <w:r w:rsidR="0064311E">
        <w:rPr>
          <w:rFonts w:ascii="Helvetica" w:hAnsi="Helvetica"/>
          <w:sz w:val="22"/>
          <w:szCs w:val="22"/>
        </w:rPr>
        <w:t xml:space="preserve">. </w:t>
      </w:r>
      <w:r w:rsidRPr="00CC2F84">
        <w:rPr>
          <w:rFonts w:ascii="Helvetica" w:hAnsi="Helvetica"/>
          <w:sz w:val="22"/>
          <w:szCs w:val="22"/>
        </w:rPr>
        <w:t>Our analysis provides a quantitative assessment of how outbreaks with varying characteristics might impact agricultural production</w:t>
      </w:r>
      <w:r w:rsidR="6BA392B9" w:rsidRPr="00CC2F84">
        <w:rPr>
          <w:rFonts w:ascii="Helvetica" w:hAnsi="Helvetica"/>
          <w:sz w:val="22"/>
          <w:szCs w:val="22"/>
        </w:rPr>
        <w:t>, along with</w:t>
      </w:r>
      <w:r w:rsidR="00C12752" w:rsidRPr="00CC2F84">
        <w:rPr>
          <w:rFonts w:ascii="Helvetica" w:hAnsi="Helvetica"/>
          <w:sz w:val="22"/>
          <w:szCs w:val="22"/>
        </w:rPr>
        <w:t xml:space="preserve"> </w:t>
      </w:r>
      <w:r w:rsidRPr="00CC2F84">
        <w:rPr>
          <w:rFonts w:ascii="Helvetica" w:hAnsi="Helvetica"/>
          <w:sz w:val="22"/>
          <w:szCs w:val="22"/>
        </w:rPr>
        <w:t>a general framework</w:t>
      </w:r>
      <w:r w:rsidR="00C12752" w:rsidRPr="00CC2F84">
        <w:rPr>
          <w:rFonts w:ascii="Helvetica" w:hAnsi="Helvetica"/>
          <w:sz w:val="22"/>
          <w:szCs w:val="22"/>
        </w:rPr>
        <w:t xml:space="preserve"> </w:t>
      </w:r>
      <w:r w:rsidRPr="00CC2F84">
        <w:rPr>
          <w:rFonts w:ascii="Helvetica" w:hAnsi="Helvetica"/>
          <w:sz w:val="22"/>
          <w:szCs w:val="22"/>
        </w:rPr>
        <w:t>for anticipating the food system consequences of future respiratory disease outbreaks.</w:t>
      </w:r>
    </w:p>
    <w:p w14:paraId="64B66298" w14:textId="77777777" w:rsidR="00AB7EBC" w:rsidRPr="00CC2F84" w:rsidRDefault="006B4661">
      <w:pPr>
        <w:pStyle w:val="Heading2"/>
        <w:rPr>
          <w:rFonts w:ascii="Helvetica" w:hAnsi="Helvetica"/>
          <w:b/>
          <w:bCs/>
          <w:color w:val="auto"/>
          <w:sz w:val="22"/>
          <w:szCs w:val="22"/>
        </w:rPr>
      </w:pPr>
      <w:bookmarkStart w:id="8" w:name="methods"/>
      <w:bookmarkEnd w:id="2"/>
      <w:r w:rsidRPr="00CC2F84">
        <w:rPr>
          <w:rFonts w:ascii="Helvetica" w:hAnsi="Helvetica"/>
          <w:b/>
          <w:bCs/>
          <w:color w:val="auto"/>
          <w:sz w:val="22"/>
          <w:szCs w:val="22"/>
        </w:rPr>
        <w:lastRenderedPageBreak/>
        <w:t>Methods</w:t>
      </w:r>
    </w:p>
    <w:p w14:paraId="43F15702" w14:textId="77777777" w:rsidR="00AB7EBC" w:rsidRPr="00CC2F84" w:rsidRDefault="006B4661" w:rsidP="000C35A9">
      <w:pPr>
        <w:pStyle w:val="Heading3"/>
        <w:jc w:val="both"/>
        <w:rPr>
          <w:rFonts w:ascii="Helvetica" w:hAnsi="Helvetica"/>
          <w:color w:val="auto"/>
          <w:sz w:val="22"/>
          <w:szCs w:val="22"/>
          <w:u w:val="single"/>
        </w:rPr>
      </w:pPr>
      <w:bookmarkStart w:id="9" w:name="data"/>
      <w:r w:rsidRPr="00CC2F84">
        <w:rPr>
          <w:rFonts w:ascii="Helvetica" w:hAnsi="Helvetica"/>
          <w:color w:val="auto"/>
          <w:sz w:val="22"/>
          <w:szCs w:val="22"/>
          <w:u w:val="single"/>
        </w:rPr>
        <w:t>Data</w:t>
      </w:r>
    </w:p>
    <w:p w14:paraId="4E9F47DE" w14:textId="47DCB0C4" w:rsidR="00AB7EBC" w:rsidRPr="00CC2F84" w:rsidRDefault="006B4661" w:rsidP="000C35A9">
      <w:pPr>
        <w:pStyle w:val="Heading4"/>
        <w:jc w:val="both"/>
        <w:rPr>
          <w:rFonts w:ascii="Helvetica" w:hAnsi="Helvetica"/>
          <w:i w:val="0"/>
          <w:iCs w:val="0"/>
          <w:color w:val="auto"/>
          <w:sz w:val="22"/>
          <w:szCs w:val="22"/>
        </w:rPr>
      </w:pPr>
      <w:bookmarkStart w:id="10" w:name="population-characteristics"/>
      <w:r w:rsidRPr="00CC2F84">
        <w:rPr>
          <w:rFonts w:ascii="Helvetica" w:hAnsi="Helvetica"/>
          <w:color w:val="auto"/>
          <w:sz w:val="22"/>
          <w:szCs w:val="22"/>
        </w:rPr>
        <w:t>Population characteristics</w:t>
      </w:r>
      <w:r w:rsidR="000C35A9" w:rsidRPr="00CC2F84">
        <w:rPr>
          <w:rFonts w:ascii="Helvetica" w:hAnsi="Helvetica"/>
          <w:color w:val="auto"/>
          <w:sz w:val="22"/>
          <w:szCs w:val="22"/>
        </w:rPr>
        <w:t xml:space="preserve">. </w:t>
      </w:r>
      <w:r w:rsidRPr="00CC2F84">
        <w:rPr>
          <w:rFonts w:ascii="Helvetica" w:hAnsi="Helvetica"/>
          <w:i w:val="0"/>
          <w:iCs w:val="0"/>
          <w:color w:val="auto"/>
          <w:sz w:val="22"/>
          <w:szCs w:val="22"/>
        </w:rPr>
        <w:t xml:space="preserve">We obtained county-level data on overall population size, household size distribution (proportion of households of size 1, 2, 3, 4, 5, 6, or 7+), proportion of crowded households (i.e., with more than one individual per room), and proportion of agricultural workers from the U.S. Census Bureau’s 2022 American Community Survey (ACS) 5-year estimates </w:t>
      </w:r>
      <w:r w:rsidR="00E3141B" w:rsidRPr="00CC2F84">
        <w:rPr>
          <w:rFonts w:ascii="Helvetica" w:hAnsi="Helvetica"/>
          <w:i w:val="0"/>
          <w:iCs w:val="0"/>
          <w:color w:val="auto"/>
          <w:sz w:val="22"/>
          <w:szCs w:val="22"/>
        </w:rPr>
        <w:t>[</w:t>
      </w:r>
      <w:hyperlink r:id="rId46">
        <w:r w:rsidR="00AB7EBC" w:rsidRPr="00CC2F84">
          <w:rPr>
            <w:rStyle w:val="Hyperlink"/>
            <w:rFonts w:ascii="Helvetica" w:hAnsi="Helvetica"/>
            <w:i w:val="0"/>
            <w:iCs w:val="0"/>
            <w:color w:val="auto"/>
            <w:sz w:val="22"/>
            <w:szCs w:val="22"/>
          </w:rPr>
          <w:t>x</w:t>
        </w:r>
      </w:hyperlink>
      <w:r w:rsidR="00E3141B"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For agricultural workers specifically, we obtained regional data on household size distribution and proportion of crowded households from the 2018-2022 National Agricultural Workers Survey (NAWS) </w:t>
      </w:r>
      <w:r w:rsidR="00E3141B" w:rsidRPr="00CC2F84">
        <w:rPr>
          <w:rFonts w:ascii="Helvetica" w:hAnsi="Helvetica"/>
          <w:i w:val="0"/>
          <w:iCs w:val="0"/>
          <w:color w:val="auto"/>
          <w:sz w:val="22"/>
          <w:szCs w:val="22"/>
        </w:rPr>
        <w:t>[</w:t>
      </w:r>
      <w:hyperlink r:id="rId47">
        <w:r w:rsidR="00AB7EBC" w:rsidRPr="00CC2F84">
          <w:rPr>
            <w:rStyle w:val="Hyperlink"/>
            <w:rFonts w:ascii="Helvetica" w:hAnsi="Helvetica"/>
            <w:i w:val="0"/>
            <w:iCs w:val="0"/>
            <w:color w:val="auto"/>
            <w:sz w:val="22"/>
            <w:szCs w:val="22"/>
          </w:rPr>
          <w:t>x</w:t>
        </w:r>
      </w:hyperlink>
      <w:r w:rsidR="00E3141B"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The NAWS data are stratified geographically into six regions: East, Southeast, Midwest, Southwest, Northwest, and California. To enable region-level analysis, we aggregated the county-level ACS data into the corresponding NAWS regions using population-weighted averages. Full details on the data extraction are given in the </w:t>
      </w:r>
      <w:r w:rsidRPr="00CC2F84">
        <w:rPr>
          <w:rFonts w:ascii="Helvetica" w:hAnsi="Helvetica"/>
          <w:b/>
          <w:bCs/>
          <w:i w:val="0"/>
          <w:iCs w:val="0"/>
          <w:color w:val="auto"/>
          <w:sz w:val="22"/>
          <w:szCs w:val="22"/>
        </w:rPr>
        <w:t>Supplementary Methods.</w:t>
      </w:r>
    </w:p>
    <w:p w14:paraId="20C25B95" w14:textId="1D7A3244" w:rsidR="00AB7EBC" w:rsidRPr="00CC2F84" w:rsidRDefault="41E6E89B" w:rsidP="2687C85F">
      <w:pPr>
        <w:pStyle w:val="Heading4"/>
        <w:jc w:val="both"/>
        <w:rPr>
          <w:rFonts w:ascii="Helvetica" w:hAnsi="Helvetica"/>
          <w:i w:val="0"/>
          <w:iCs w:val="0"/>
          <w:color w:val="auto"/>
          <w:sz w:val="22"/>
          <w:szCs w:val="22"/>
        </w:rPr>
      </w:pPr>
      <w:bookmarkStart w:id="11" w:name="Xf200027468216e1055a5901970be2c7d1dbf637"/>
      <w:bookmarkEnd w:id="10"/>
      <w:r w:rsidRPr="00CC2F84">
        <w:rPr>
          <w:rFonts w:ascii="Helvetica" w:hAnsi="Helvetica"/>
          <w:color w:val="auto"/>
          <w:sz w:val="22"/>
          <w:szCs w:val="22"/>
        </w:rPr>
        <w:t>Crop harvest calendars and labor requirements</w:t>
      </w:r>
      <w:r w:rsidR="761900D6" w:rsidRPr="00CC2F84">
        <w:rPr>
          <w:rFonts w:ascii="Helvetica" w:hAnsi="Helvetica"/>
          <w:color w:val="auto"/>
          <w:sz w:val="22"/>
          <w:szCs w:val="22"/>
        </w:rPr>
        <w:t xml:space="preserve">. </w:t>
      </w:r>
      <w:r w:rsidRPr="00CC2F84">
        <w:rPr>
          <w:rFonts w:ascii="Helvetica" w:hAnsi="Helvetica"/>
          <w:i w:val="0"/>
          <w:iCs w:val="0"/>
          <w:color w:val="auto"/>
          <w:sz w:val="22"/>
          <w:szCs w:val="22"/>
        </w:rPr>
        <w:t xml:space="preserve">To approximate daily harvest volumes, we obtained data on specialty crop movements (point-to-point shipments) for </w:t>
      </w:r>
      <w:commentRangeStart w:id="12"/>
      <w:r w:rsidRPr="00CC2F84">
        <w:rPr>
          <w:rFonts w:ascii="Helvetica" w:hAnsi="Helvetica"/>
          <w:i w:val="0"/>
          <w:iCs w:val="0"/>
          <w:color w:val="auto"/>
          <w:sz w:val="22"/>
          <w:szCs w:val="22"/>
        </w:rPr>
        <w:t>strawberries, iceberg lettuce, and oranges</w:t>
      </w:r>
      <w:commentRangeEnd w:id="12"/>
      <w:r w:rsidR="00320FD3" w:rsidRPr="00CC2F84">
        <w:rPr>
          <w:rStyle w:val="CommentReference"/>
          <w:rFonts w:ascii="Helvetica" w:hAnsi="Helvetica"/>
          <w:i w:val="0"/>
          <w:iCs w:val="0"/>
          <w:color w:val="auto"/>
          <w:sz w:val="22"/>
          <w:szCs w:val="22"/>
        </w:rPr>
        <w:commentReference w:id="12"/>
      </w:r>
      <w:r w:rsidRPr="00CC2F84">
        <w:rPr>
          <w:rFonts w:ascii="Helvetica" w:hAnsi="Helvetica"/>
          <w:i w:val="0"/>
          <w:iCs w:val="0"/>
          <w:color w:val="auto"/>
          <w:sz w:val="22"/>
          <w:szCs w:val="22"/>
        </w:rPr>
        <w:t xml:space="preserve"> from the United States Department of Agriculture’s (USDA’s) Agricultural Marketing Service </w:t>
      </w:r>
      <w:r w:rsidR="3E68EA10" w:rsidRPr="00CC2F84">
        <w:rPr>
          <w:rFonts w:ascii="Helvetica" w:hAnsi="Helvetica"/>
          <w:i w:val="0"/>
          <w:iCs w:val="0"/>
          <w:color w:val="auto"/>
          <w:sz w:val="22"/>
          <w:szCs w:val="22"/>
        </w:rPr>
        <w:t>[</w:t>
      </w:r>
      <w:hyperlink r:id="rId48">
        <w:r w:rsidR="0B52CEA9" w:rsidRPr="00CC2F84">
          <w:rPr>
            <w:rStyle w:val="Hyperlink"/>
            <w:rFonts w:ascii="Helvetica" w:hAnsi="Helvetica"/>
            <w:i w:val="0"/>
            <w:iCs w:val="0"/>
            <w:color w:val="auto"/>
            <w:sz w:val="22"/>
            <w:szCs w:val="22"/>
          </w:rPr>
          <w:t>x</w:t>
        </w:r>
      </w:hyperlink>
      <w:r w:rsidR="3E68EA10" w:rsidRPr="00CC2F84">
        <w:rPr>
          <w:rFonts w:ascii="Helvetica" w:hAnsi="Helvetica"/>
          <w:i w:val="0"/>
          <w:iCs w:val="0"/>
          <w:color w:val="auto"/>
          <w:sz w:val="22"/>
          <w:szCs w:val="22"/>
        </w:rPr>
        <w:t>]</w:t>
      </w:r>
      <w:r w:rsidRPr="00CC2F84">
        <w:rPr>
          <w:rFonts w:ascii="Helvetica" w:hAnsi="Helvetica"/>
          <w:i w:val="0"/>
          <w:iCs w:val="0"/>
          <w:color w:val="auto"/>
          <w:sz w:val="22"/>
          <w:szCs w:val="22"/>
        </w:rPr>
        <w:t>.</w:t>
      </w:r>
      <w:r w:rsidR="0023269D">
        <w:rPr>
          <w:rFonts w:ascii="Helvetica" w:hAnsi="Helvetica"/>
          <w:i w:val="0"/>
          <w:iCs w:val="0"/>
          <w:color w:val="auto"/>
          <w:sz w:val="22"/>
          <w:szCs w:val="22"/>
        </w:rPr>
        <w:t xml:space="preserve"> Data for </w:t>
      </w:r>
      <w:r w:rsidR="00A93C66">
        <w:rPr>
          <w:rFonts w:ascii="Helvetica" w:hAnsi="Helvetica"/>
          <w:i w:val="0"/>
          <w:iCs w:val="0"/>
          <w:color w:val="auto"/>
          <w:sz w:val="22"/>
          <w:szCs w:val="22"/>
        </w:rPr>
        <w:t xml:space="preserve">six </w:t>
      </w:r>
      <w:r w:rsidR="0023269D">
        <w:rPr>
          <w:rFonts w:ascii="Helvetica" w:hAnsi="Helvetica"/>
          <w:i w:val="0"/>
          <w:iCs w:val="0"/>
          <w:color w:val="auto"/>
          <w:sz w:val="22"/>
          <w:szCs w:val="22"/>
        </w:rPr>
        <w:t xml:space="preserve">additional </w:t>
      </w:r>
      <w:r w:rsidR="00D33C05">
        <w:rPr>
          <w:rFonts w:ascii="Helvetica" w:hAnsi="Helvetica"/>
          <w:i w:val="0"/>
          <w:iCs w:val="0"/>
          <w:color w:val="auto"/>
          <w:sz w:val="22"/>
          <w:szCs w:val="22"/>
        </w:rPr>
        <w:t xml:space="preserve">crops </w:t>
      </w:r>
      <w:r w:rsidR="007A39B6">
        <w:rPr>
          <w:rFonts w:ascii="Helvetica" w:hAnsi="Helvetica"/>
          <w:i w:val="0"/>
          <w:iCs w:val="0"/>
          <w:color w:val="auto"/>
          <w:sz w:val="22"/>
          <w:szCs w:val="22"/>
        </w:rPr>
        <w:t xml:space="preserve">(apples, avocados, cherries, grapefruit, grapes, and lemons) </w:t>
      </w:r>
      <w:r w:rsidR="0023269D">
        <w:rPr>
          <w:rFonts w:ascii="Helvetica" w:hAnsi="Helvetica"/>
          <w:i w:val="0"/>
          <w:iCs w:val="0"/>
          <w:color w:val="auto"/>
          <w:sz w:val="22"/>
          <w:szCs w:val="22"/>
        </w:rPr>
        <w:t xml:space="preserve">were extracted </w:t>
      </w:r>
      <w:r w:rsidR="00242C19">
        <w:rPr>
          <w:rFonts w:ascii="Helvetica" w:hAnsi="Helvetica"/>
          <w:i w:val="0"/>
          <w:iCs w:val="0"/>
          <w:color w:val="auto"/>
          <w:sz w:val="22"/>
          <w:szCs w:val="22"/>
        </w:rPr>
        <w:t xml:space="preserve">from the same source </w:t>
      </w:r>
      <w:r w:rsidR="0023269D">
        <w:rPr>
          <w:rFonts w:ascii="Helvetica" w:hAnsi="Helvetica"/>
          <w:i w:val="0"/>
          <w:iCs w:val="0"/>
          <w:color w:val="auto"/>
          <w:sz w:val="22"/>
          <w:szCs w:val="22"/>
        </w:rPr>
        <w:t xml:space="preserve">and integrated into the interactive </w:t>
      </w:r>
      <w:r w:rsidR="00ED4E30">
        <w:rPr>
          <w:rFonts w:ascii="Helvetica" w:hAnsi="Helvetica"/>
          <w:i w:val="0"/>
          <w:iCs w:val="0"/>
          <w:color w:val="auto"/>
          <w:sz w:val="22"/>
          <w:szCs w:val="22"/>
        </w:rPr>
        <w:t xml:space="preserve">modeling </w:t>
      </w:r>
      <w:r w:rsidR="0023269D">
        <w:rPr>
          <w:rFonts w:ascii="Helvetica" w:hAnsi="Helvetica"/>
          <w:i w:val="0"/>
          <w:iCs w:val="0"/>
          <w:color w:val="auto"/>
          <w:sz w:val="22"/>
          <w:szCs w:val="22"/>
        </w:rPr>
        <w:t>tool.</w:t>
      </w:r>
      <w:r w:rsidRPr="00CC2F84">
        <w:rPr>
          <w:rFonts w:ascii="Helvetica" w:hAnsi="Helvetica"/>
          <w:i w:val="0"/>
          <w:iCs w:val="0"/>
          <w:color w:val="auto"/>
          <w:sz w:val="22"/>
          <w:szCs w:val="22"/>
        </w:rPr>
        <w:t xml:space="preserve"> </w:t>
      </w:r>
      <w:commentRangeStart w:id="13"/>
      <w:r w:rsidRPr="00CC2F84">
        <w:rPr>
          <w:rFonts w:ascii="Helvetica" w:hAnsi="Helvetica"/>
          <w:i w:val="0"/>
          <w:iCs w:val="0"/>
          <w:color w:val="auto"/>
          <w:sz w:val="22"/>
          <w:szCs w:val="22"/>
        </w:rPr>
        <w:t>We</w:t>
      </w:r>
      <w:commentRangeEnd w:id="13"/>
      <w:r w:rsidR="00320FD3" w:rsidRPr="00CC2F84">
        <w:rPr>
          <w:rStyle w:val="CommentReference"/>
          <w:rFonts w:ascii="Helvetica" w:hAnsi="Helvetica"/>
          <w:i w:val="0"/>
          <w:iCs w:val="0"/>
          <w:color w:val="auto"/>
          <w:sz w:val="22"/>
          <w:szCs w:val="22"/>
        </w:rPr>
        <w:commentReference w:id="13"/>
      </w:r>
      <w:r w:rsidRPr="00CC2F84">
        <w:rPr>
          <w:rFonts w:ascii="Helvetica" w:hAnsi="Helvetica"/>
          <w:i w:val="0"/>
          <w:iCs w:val="0"/>
          <w:color w:val="auto"/>
          <w:sz w:val="22"/>
          <w:szCs w:val="22"/>
        </w:rPr>
        <w:t xml:space="preserve"> extracted the total weekly weight of shipments </w:t>
      </w:r>
      <w:commentRangeStart w:id="14"/>
      <w:commentRangeStart w:id="15"/>
      <w:commentRangeStart w:id="16"/>
      <w:r w:rsidRPr="00CC2F84">
        <w:rPr>
          <w:rFonts w:ascii="Helvetica" w:hAnsi="Helvetica"/>
          <w:i w:val="0"/>
          <w:iCs w:val="0"/>
          <w:color w:val="auto"/>
          <w:sz w:val="22"/>
          <w:szCs w:val="22"/>
        </w:rPr>
        <w:t xml:space="preserve">originating in California </w:t>
      </w:r>
      <w:commentRangeEnd w:id="14"/>
      <w:r w:rsidR="00320FD3" w:rsidRPr="00CC2F84">
        <w:rPr>
          <w:rStyle w:val="CommentReference"/>
          <w:rFonts w:ascii="Helvetica" w:hAnsi="Helvetica"/>
          <w:i w:val="0"/>
          <w:iCs w:val="0"/>
          <w:color w:val="auto"/>
          <w:sz w:val="22"/>
          <w:szCs w:val="22"/>
        </w:rPr>
        <w:commentReference w:id="14"/>
      </w:r>
      <w:commentRangeEnd w:id="15"/>
      <w:r w:rsidR="0034347F" w:rsidRPr="00CC2F84">
        <w:rPr>
          <w:rStyle w:val="CommentReference"/>
          <w:rFonts w:ascii="Helvetica" w:hAnsi="Helvetica"/>
          <w:i w:val="0"/>
          <w:iCs w:val="0"/>
          <w:color w:val="auto"/>
          <w:sz w:val="22"/>
          <w:szCs w:val="22"/>
        </w:rPr>
        <w:commentReference w:id="15"/>
      </w:r>
      <w:commentRangeEnd w:id="16"/>
      <w:r w:rsidR="0034347F" w:rsidRPr="00CC2F84">
        <w:rPr>
          <w:rStyle w:val="CommentReference"/>
          <w:rFonts w:ascii="Helvetica" w:hAnsi="Helvetica"/>
          <w:i w:val="0"/>
          <w:iCs w:val="0"/>
          <w:color w:val="auto"/>
          <w:sz w:val="22"/>
          <w:szCs w:val="22"/>
        </w:rPr>
        <w:commentReference w:id="16"/>
      </w:r>
      <w:r w:rsidRPr="00CC2F84">
        <w:rPr>
          <w:rFonts w:ascii="Helvetica" w:hAnsi="Helvetica"/>
          <w:i w:val="0"/>
          <w:iCs w:val="0"/>
          <w:color w:val="auto"/>
          <w:sz w:val="22"/>
          <w:szCs w:val="22"/>
        </w:rPr>
        <w:t xml:space="preserve">for each of these crops between 1 Jan 2018 and 1 Jan 2025. We averaged the weekly shipment volumes for each crop across the seven available years to mitigate the impact of inter-annual variation. Then, we interpolated daily shipment volumes by assuming equal shipment volumes across each day of the week. We normalized these shipment volumes by the total mean annual shipment volume, so that the daily values reflected the proportion of the </w:t>
      </w:r>
      <w:r w:rsidR="01EDB003" w:rsidRPr="00CC2F84">
        <w:rPr>
          <w:rFonts w:ascii="Helvetica" w:hAnsi="Helvetica"/>
          <w:i w:val="0"/>
          <w:iCs w:val="0"/>
          <w:color w:val="auto"/>
          <w:sz w:val="22"/>
          <w:szCs w:val="22"/>
        </w:rPr>
        <w:t xml:space="preserve">average annual </w:t>
      </w:r>
      <w:r w:rsidRPr="00CC2F84">
        <w:rPr>
          <w:rFonts w:ascii="Helvetica" w:hAnsi="Helvetica"/>
          <w:i w:val="0"/>
          <w:iCs w:val="0"/>
          <w:color w:val="auto"/>
          <w:sz w:val="22"/>
          <w:szCs w:val="22"/>
        </w:rPr>
        <w:t xml:space="preserve">harvest normally collected on that day. </w:t>
      </w:r>
      <w:commentRangeStart w:id="17"/>
      <w:commentRangeStart w:id="18"/>
      <w:commentRangeStart w:id="19"/>
      <w:r w:rsidRPr="00CC2F84">
        <w:rPr>
          <w:rFonts w:ascii="Helvetica" w:hAnsi="Helvetica"/>
          <w:i w:val="0"/>
          <w:iCs w:val="0"/>
          <w:color w:val="auto"/>
          <w:sz w:val="22"/>
          <w:szCs w:val="22"/>
        </w:rPr>
        <w:t>We cross-referenced the resulting production curves with independent reports on each crop’s production timing</w:t>
      </w:r>
      <w:r w:rsidR="2D016829" w:rsidRPr="00CC2F84">
        <w:rPr>
          <w:rFonts w:ascii="Helvetica" w:hAnsi="Helvetica"/>
          <w:i w:val="0"/>
          <w:iCs w:val="0"/>
          <w:color w:val="auto"/>
          <w:sz w:val="22"/>
          <w:szCs w:val="22"/>
        </w:rPr>
        <w:t>, confirming that the crop movement data are a reasonable proxy for seasonal harvest patterns</w:t>
      </w:r>
      <w:commentRangeEnd w:id="17"/>
      <w:r w:rsidR="00320FD3" w:rsidRPr="00CC2F84">
        <w:rPr>
          <w:rStyle w:val="CommentReference"/>
          <w:rFonts w:ascii="Helvetica" w:hAnsi="Helvetica"/>
          <w:i w:val="0"/>
          <w:iCs w:val="0"/>
          <w:color w:val="auto"/>
          <w:sz w:val="22"/>
          <w:szCs w:val="22"/>
        </w:rPr>
        <w:commentReference w:id="17"/>
      </w:r>
      <w:commentRangeEnd w:id="18"/>
      <w:r w:rsidR="0034347F" w:rsidRPr="00CC2F84">
        <w:rPr>
          <w:rStyle w:val="CommentReference"/>
          <w:rFonts w:ascii="Helvetica" w:hAnsi="Helvetica"/>
          <w:i w:val="0"/>
          <w:iCs w:val="0"/>
          <w:color w:val="auto"/>
          <w:sz w:val="22"/>
          <w:szCs w:val="22"/>
        </w:rPr>
        <w:commentReference w:id="18"/>
      </w:r>
      <w:commentRangeEnd w:id="19"/>
      <w:r w:rsidR="0034347F" w:rsidRPr="00CC2F84">
        <w:rPr>
          <w:rStyle w:val="CommentReference"/>
          <w:rFonts w:ascii="Helvetica" w:hAnsi="Helvetica"/>
          <w:i w:val="0"/>
          <w:iCs w:val="0"/>
          <w:color w:val="auto"/>
          <w:sz w:val="22"/>
          <w:szCs w:val="22"/>
        </w:rPr>
        <w:commentReference w:id="19"/>
      </w:r>
      <w:r w:rsidR="002A35A9" w:rsidRPr="00CC2F84">
        <w:rPr>
          <w:rFonts w:ascii="Helvetica" w:hAnsi="Helvetica"/>
          <w:i w:val="0"/>
          <w:iCs w:val="0"/>
          <w:color w:val="auto"/>
          <w:sz w:val="22"/>
          <w:szCs w:val="22"/>
        </w:rPr>
        <w:t xml:space="preserve"> </w:t>
      </w:r>
      <w:r w:rsidR="7FB5187F" w:rsidRPr="00CC2F84">
        <w:rPr>
          <w:rFonts w:ascii="Helvetica" w:hAnsi="Helvetica"/>
          <w:i w:val="0"/>
          <w:iCs w:val="0"/>
          <w:color w:val="auto"/>
          <w:sz w:val="22"/>
          <w:szCs w:val="22"/>
        </w:rPr>
        <w:t>[</w:t>
      </w:r>
      <w:hyperlink r:id="rId49">
        <w:r w:rsidR="0B52CEA9"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50">
        <w:r w:rsidR="0B52CEA9"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51">
        <w:r w:rsidR="0B52CEA9" w:rsidRPr="00CC2F84">
          <w:rPr>
            <w:rStyle w:val="Hyperlink"/>
            <w:rFonts w:ascii="Helvetica" w:hAnsi="Helvetica"/>
            <w:i w:val="0"/>
            <w:iCs w:val="0"/>
            <w:color w:val="auto"/>
            <w:sz w:val="22"/>
            <w:szCs w:val="22"/>
          </w:rPr>
          <w:t>x</w:t>
        </w:r>
      </w:hyperlink>
      <w:r w:rsidR="7FB5187F"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w:t>
      </w:r>
      <w:r w:rsidRPr="00CC2F84">
        <w:rPr>
          <w:rFonts w:ascii="Helvetica" w:hAnsi="Helvetica"/>
          <w:b/>
          <w:bCs/>
          <w:i w:val="0"/>
          <w:iCs w:val="0"/>
          <w:color w:val="auto"/>
          <w:sz w:val="22"/>
          <w:szCs w:val="22"/>
        </w:rPr>
        <w:t>Supplementary Methods, Supplementary Figures S11-S12</w:t>
      </w:r>
      <w:r w:rsidRPr="00CC2F84">
        <w:rPr>
          <w:rFonts w:ascii="Helvetica" w:hAnsi="Helvetica"/>
          <w:i w:val="0"/>
          <w:iCs w:val="0"/>
          <w:color w:val="auto"/>
          <w:sz w:val="22"/>
          <w:szCs w:val="22"/>
        </w:rPr>
        <w:t xml:space="preserve">). The economic value of strawberries, oranges, and </w:t>
      </w:r>
      <w:commentRangeStart w:id="20"/>
      <w:r w:rsidRPr="00CC2F84">
        <w:rPr>
          <w:rFonts w:ascii="Helvetica" w:hAnsi="Helvetica"/>
          <w:i w:val="0"/>
          <w:iCs w:val="0"/>
          <w:color w:val="auto"/>
          <w:sz w:val="22"/>
          <w:szCs w:val="22"/>
        </w:rPr>
        <w:t>head lettuce</w:t>
      </w:r>
      <w:commentRangeEnd w:id="20"/>
      <w:r w:rsidR="00320FD3" w:rsidRPr="00CC2F84">
        <w:rPr>
          <w:rStyle w:val="CommentReference"/>
          <w:rFonts w:ascii="Helvetica" w:hAnsi="Helvetica"/>
          <w:i w:val="0"/>
          <w:iCs w:val="0"/>
          <w:color w:val="auto"/>
          <w:sz w:val="22"/>
          <w:szCs w:val="22"/>
        </w:rPr>
        <w:commentReference w:id="20"/>
      </w:r>
      <w:r w:rsidRPr="00CC2F84">
        <w:rPr>
          <w:rFonts w:ascii="Helvetica" w:hAnsi="Helvetica"/>
          <w:i w:val="0"/>
          <w:iCs w:val="0"/>
          <w:color w:val="auto"/>
          <w:sz w:val="22"/>
          <w:szCs w:val="22"/>
        </w:rPr>
        <w:t xml:space="preserve"> </w:t>
      </w:r>
      <w:r w:rsidR="00462858">
        <w:rPr>
          <w:rFonts w:ascii="Helvetica" w:hAnsi="Helvetica"/>
          <w:i w:val="0"/>
          <w:iCs w:val="0"/>
          <w:color w:val="auto"/>
          <w:sz w:val="22"/>
          <w:szCs w:val="22"/>
        </w:rPr>
        <w:t xml:space="preserve">(of which iceberg lettuce is a variety) </w:t>
      </w:r>
      <w:r w:rsidRPr="00CC2F84">
        <w:rPr>
          <w:rFonts w:ascii="Helvetica" w:hAnsi="Helvetica"/>
          <w:i w:val="0"/>
          <w:iCs w:val="0"/>
          <w:color w:val="auto"/>
          <w:sz w:val="22"/>
          <w:szCs w:val="22"/>
        </w:rPr>
        <w:t xml:space="preserve">produced in California were obtained from USDA National Agricultural Statistics Service reports capturing crop values in 2024 </w:t>
      </w:r>
      <w:r w:rsidR="7FB5187F" w:rsidRPr="00CC2F84">
        <w:rPr>
          <w:rFonts w:ascii="Helvetica" w:hAnsi="Helvetica"/>
          <w:i w:val="0"/>
          <w:iCs w:val="0"/>
          <w:color w:val="auto"/>
          <w:sz w:val="22"/>
          <w:szCs w:val="22"/>
        </w:rPr>
        <w:t>[</w:t>
      </w:r>
      <w:hyperlink r:id="rId52">
        <w:r w:rsidR="0B52CEA9"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53">
        <w:r w:rsidR="0B52CEA9"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54">
        <w:r w:rsidR="0B52CEA9" w:rsidRPr="00CC2F84">
          <w:rPr>
            <w:rStyle w:val="Hyperlink"/>
            <w:rFonts w:ascii="Helvetica" w:hAnsi="Helvetica"/>
            <w:i w:val="0"/>
            <w:iCs w:val="0"/>
            <w:color w:val="auto"/>
            <w:sz w:val="22"/>
            <w:szCs w:val="22"/>
          </w:rPr>
          <w:t>x</w:t>
        </w:r>
      </w:hyperlink>
      <w:r w:rsidR="7FB5187F" w:rsidRPr="00CC2F84">
        <w:rPr>
          <w:rFonts w:ascii="Helvetica" w:hAnsi="Helvetica"/>
          <w:i w:val="0"/>
          <w:iCs w:val="0"/>
          <w:color w:val="auto"/>
          <w:sz w:val="22"/>
          <w:szCs w:val="22"/>
        </w:rPr>
        <w:t>].</w:t>
      </w:r>
    </w:p>
    <w:p w14:paraId="5B4021FE" w14:textId="77777777" w:rsidR="00AB7EBC" w:rsidRPr="00CC2F84" w:rsidRDefault="006B4661" w:rsidP="000C35A9">
      <w:pPr>
        <w:pStyle w:val="Heading3"/>
        <w:jc w:val="both"/>
        <w:rPr>
          <w:rFonts w:ascii="Helvetica" w:hAnsi="Helvetica"/>
          <w:color w:val="auto"/>
          <w:sz w:val="22"/>
          <w:szCs w:val="22"/>
          <w:u w:val="single"/>
        </w:rPr>
      </w:pPr>
      <w:bookmarkStart w:id="21" w:name="disease-transmission-model"/>
      <w:bookmarkEnd w:id="9"/>
      <w:bookmarkEnd w:id="11"/>
      <w:r w:rsidRPr="00CC2F84">
        <w:rPr>
          <w:rFonts w:ascii="Helvetica" w:hAnsi="Helvetica"/>
          <w:color w:val="auto"/>
          <w:sz w:val="22"/>
          <w:szCs w:val="22"/>
          <w:u w:val="single"/>
        </w:rPr>
        <w:t>Disease transmission model</w:t>
      </w:r>
    </w:p>
    <w:p w14:paraId="2A4A9AF5" w14:textId="076F2669" w:rsidR="00AB7EBC" w:rsidRPr="00CC2F84" w:rsidRDefault="006B4661" w:rsidP="000C35A9">
      <w:pPr>
        <w:pStyle w:val="Heading4"/>
        <w:jc w:val="both"/>
        <w:rPr>
          <w:rFonts w:ascii="Helvetica" w:hAnsi="Helvetica"/>
          <w:color w:val="auto"/>
          <w:sz w:val="22"/>
          <w:szCs w:val="22"/>
        </w:rPr>
      </w:pPr>
      <w:bookmarkStart w:id="22" w:name="model-structure"/>
      <w:r w:rsidRPr="00CC2F84">
        <w:rPr>
          <w:rFonts w:ascii="Helvetica" w:hAnsi="Helvetica"/>
          <w:color w:val="auto"/>
          <w:sz w:val="22"/>
          <w:szCs w:val="22"/>
        </w:rPr>
        <w:t>Model structure</w:t>
      </w:r>
      <w:r w:rsidR="000C35A9" w:rsidRPr="00CC2F84">
        <w:rPr>
          <w:rFonts w:ascii="Helvetica" w:hAnsi="Helvetica"/>
          <w:color w:val="auto"/>
          <w:sz w:val="22"/>
          <w:szCs w:val="22"/>
        </w:rPr>
        <w:t xml:space="preserve">. </w:t>
      </w:r>
      <w:r w:rsidRPr="00CC2F84">
        <w:rPr>
          <w:rFonts w:ascii="Helvetica" w:hAnsi="Helvetica"/>
          <w:i w:val="0"/>
          <w:iCs w:val="0"/>
          <w:color w:val="auto"/>
          <w:sz w:val="22"/>
          <w:szCs w:val="22"/>
        </w:rPr>
        <w:t xml:space="preserve">We simulated respiratory disease transmission using a </w:t>
      </w:r>
      <w:commentRangeStart w:id="23"/>
      <w:commentRangeStart w:id="24"/>
      <w:r w:rsidRPr="00CC2F84">
        <w:rPr>
          <w:rFonts w:ascii="Helvetica" w:hAnsi="Helvetica"/>
          <w:i w:val="0"/>
          <w:iCs w:val="0"/>
          <w:color w:val="auto"/>
          <w:sz w:val="22"/>
          <w:szCs w:val="22"/>
        </w:rPr>
        <w:t xml:space="preserve">deterministic </w:t>
      </w:r>
      <w:commentRangeEnd w:id="23"/>
      <w:r w:rsidR="00320FD3" w:rsidRPr="00CC2F84">
        <w:rPr>
          <w:rStyle w:val="CommentReference"/>
          <w:rFonts w:ascii="Helvetica" w:hAnsi="Helvetica"/>
          <w:i w:val="0"/>
          <w:iCs w:val="0"/>
          <w:color w:val="auto"/>
          <w:sz w:val="22"/>
          <w:szCs w:val="22"/>
        </w:rPr>
        <w:commentReference w:id="23"/>
      </w:r>
      <w:commentRangeEnd w:id="24"/>
      <w:r w:rsidRPr="00CC2F84">
        <w:rPr>
          <w:rStyle w:val="CommentReference"/>
          <w:rFonts w:ascii="Helvetica" w:hAnsi="Helvetica"/>
          <w:i w:val="0"/>
          <w:iCs w:val="0"/>
          <w:color w:val="auto"/>
          <w:sz w:val="22"/>
          <w:szCs w:val="22"/>
        </w:rPr>
        <w:commentReference w:id="24"/>
      </w:r>
      <w:r w:rsidRPr="00CC2F84">
        <w:rPr>
          <w:rFonts w:ascii="Helvetica" w:hAnsi="Helvetica"/>
          <w:i w:val="0"/>
          <w:iCs w:val="0"/>
          <w:color w:val="auto"/>
          <w:sz w:val="22"/>
          <w:szCs w:val="22"/>
        </w:rPr>
        <w:t xml:space="preserve">household-structured susceptible-infectious-recovered (SIR) model based on a previously developed framework </w:t>
      </w:r>
      <w:r w:rsidR="00220B32" w:rsidRPr="00CC2F84">
        <w:rPr>
          <w:rFonts w:ascii="Helvetica" w:hAnsi="Helvetica"/>
          <w:i w:val="0"/>
          <w:iCs w:val="0"/>
          <w:color w:val="auto"/>
          <w:sz w:val="22"/>
          <w:szCs w:val="22"/>
        </w:rPr>
        <w:t>[</w:t>
      </w:r>
      <w:hyperlink r:id="rId55">
        <w:r w:rsidR="00AB7EBC"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56">
        <w:r w:rsidR="00AB7EBC" w:rsidRPr="00CC2F84">
          <w:rPr>
            <w:rStyle w:val="Hyperlink"/>
            <w:rFonts w:ascii="Helvetica" w:hAnsi="Helvetica"/>
            <w:i w:val="0"/>
            <w:iCs w:val="0"/>
            <w:color w:val="auto"/>
            <w:sz w:val="22"/>
            <w:szCs w:val="22"/>
          </w:rPr>
          <w:t>x</w:t>
        </w:r>
      </w:hyperlink>
      <w:r w:rsidR="00220B32"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w:t>
      </w:r>
      <w:commentRangeStart w:id="25"/>
      <w:commentRangeStart w:id="26"/>
      <w:r w:rsidRPr="00CC2F84">
        <w:rPr>
          <w:rFonts w:ascii="Helvetica" w:hAnsi="Helvetica"/>
          <w:i w:val="0"/>
          <w:iCs w:val="0"/>
          <w:color w:val="auto"/>
          <w:sz w:val="22"/>
          <w:szCs w:val="22"/>
        </w:rPr>
        <w:t>We split the population at the household level into “agricultural workers” and “general community”, assuming the proportion of households belonging to agricultural workers was equal to the proportion of the working population involved in agricultural work according to the ACS data.</w:t>
      </w:r>
      <w:commentRangeEnd w:id="25"/>
      <w:r w:rsidR="00320FD3" w:rsidRPr="00CC2F84">
        <w:rPr>
          <w:rStyle w:val="CommentReference"/>
          <w:rFonts w:ascii="Helvetica" w:hAnsi="Helvetica"/>
          <w:color w:val="auto"/>
          <w:sz w:val="22"/>
          <w:szCs w:val="22"/>
        </w:rPr>
        <w:commentReference w:id="25"/>
      </w:r>
      <w:commentRangeEnd w:id="26"/>
      <w:r w:rsidRPr="00CC2F84">
        <w:rPr>
          <w:rStyle w:val="CommentReference"/>
          <w:rFonts w:ascii="Helvetica" w:hAnsi="Helvetica"/>
          <w:color w:val="auto"/>
          <w:sz w:val="22"/>
          <w:szCs w:val="22"/>
        </w:rPr>
        <w:commentReference w:id="26"/>
      </w:r>
    </w:p>
    <w:p w14:paraId="0B276374" w14:textId="77777777" w:rsidR="00AB7EBC" w:rsidRPr="00CC2F84" w:rsidRDefault="006B4661" w:rsidP="000C35A9">
      <w:pPr>
        <w:pStyle w:val="BodyText"/>
        <w:jc w:val="both"/>
        <w:rPr>
          <w:rFonts w:ascii="Helvetica" w:hAnsi="Helvetica"/>
          <w:sz w:val="22"/>
          <w:szCs w:val="22"/>
        </w:rPr>
      </w:pPr>
      <w:r w:rsidRPr="00CC2F84">
        <w:rPr>
          <w:rFonts w:ascii="Helvetica" w:hAnsi="Helvetica"/>
          <w:sz w:val="22"/>
          <w:szCs w:val="22"/>
        </w:rPr>
        <w:t>The model tracks the number of infections over time in the population, explicitly accounting for transmission within and between households of various sizes (</w:t>
      </w:r>
      <w:r w:rsidRPr="00CC2F84">
        <w:rPr>
          <w:rFonts w:ascii="Helvetica" w:hAnsi="Helvetica"/>
          <w:b/>
          <w:bCs/>
          <w:sz w:val="22"/>
          <w:szCs w:val="22"/>
        </w:rPr>
        <w:t>Supplementary Figure S1</w:t>
      </w:r>
      <w:r w:rsidRPr="00CC2F84">
        <w:rPr>
          <w:rFonts w:ascii="Helvetica" w:hAnsi="Helvetica"/>
          <w:sz w:val="22"/>
          <w:szCs w:val="22"/>
        </w:rPr>
        <w:t>). The transmission model has three main epidemiological parameters: the between-household transmission rate (</w:t>
      </w:r>
      <m:oMath>
        <m:r>
          <w:rPr>
            <w:rFonts w:ascii="Cambria Math" w:hAnsi="Cambria Math"/>
            <w:sz w:val="22"/>
            <w:szCs w:val="22"/>
          </w:rPr>
          <m:t>β</m:t>
        </m:r>
      </m:oMath>
      <w:r w:rsidRPr="00CC2F84">
        <w:rPr>
          <w:rFonts w:ascii="Helvetica" w:hAnsi="Helvetica"/>
          <w:sz w:val="22"/>
          <w:szCs w:val="22"/>
        </w:rPr>
        <w:t>), the within-household transmission rate (</w:t>
      </w:r>
      <m:oMath>
        <m:r>
          <w:rPr>
            <w:rFonts w:ascii="Cambria Math" w:hAnsi="Cambria Math"/>
            <w:sz w:val="22"/>
            <w:szCs w:val="22"/>
          </w:rPr>
          <m:t>τ</m:t>
        </m:r>
      </m:oMath>
      <w:r w:rsidRPr="00CC2F84">
        <w:rPr>
          <w:rFonts w:ascii="Helvetica" w:hAnsi="Helvetica"/>
          <w:sz w:val="22"/>
          <w:szCs w:val="22"/>
        </w:rPr>
        <w:t>), and the recovery rate (</w:t>
      </w:r>
      <m:oMath>
        <m:r>
          <w:rPr>
            <w:rFonts w:ascii="Cambria Math" w:hAnsi="Cambria Math"/>
            <w:sz w:val="22"/>
            <w:szCs w:val="22"/>
          </w:rPr>
          <m:t>γ</m:t>
        </m:r>
      </m:oMath>
      <w:r w:rsidRPr="00CC2F84">
        <w:rPr>
          <w:rFonts w:ascii="Helvetica" w:hAnsi="Helvetica"/>
          <w:sz w:val="22"/>
          <w:szCs w:val="22"/>
        </w:rPr>
        <w:t xml:space="preserve">). We allowed the within-household transmission rate </w:t>
      </w:r>
      <m:oMath>
        <m:r>
          <w:rPr>
            <w:rFonts w:ascii="Cambria Math" w:hAnsi="Cambria Math"/>
            <w:sz w:val="22"/>
            <w:szCs w:val="22"/>
          </w:rPr>
          <m:t>τ</m:t>
        </m:r>
      </m:oMath>
      <w:r w:rsidRPr="00CC2F84">
        <w:rPr>
          <w:rFonts w:ascii="Helvetica" w:hAnsi="Helvetica"/>
          <w:sz w:val="22"/>
          <w:szCs w:val="22"/>
        </w:rPr>
        <w:t xml:space="preserve"> to differ for uncrowded vs. crowded households.</w:t>
      </w:r>
    </w:p>
    <w:p w14:paraId="011F0055" w14:textId="54729EF9" w:rsidR="00AB7EBC" w:rsidRPr="00CC2F84" w:rsidRDefault="006B4661" w:rsidP="000C35A9">
      <w:pPr>
        <w:pStyle w:val="BodyText"/>
        <w:jc w:val="both"/>
        <w:rPr>
          <w:rFonts w:ascii="Helvetica" w:hAnsi="Helvetica"/>
          <w:sz w:val="22"/>
          <w:szCs w:val="22"/>
        </w:rPr>
      </w:pPr>
      <w:commentRangeStart w:id="27"/>
      <w:commentRangeStart w:id="28"/>
      <w:commentRangeStart w:id="29"/>
      <w:commentRangeStart w:id="30"/>
      <w:r w:rsidRPr="00CC2F84">
        <w:rPr>
          <w:rFonts w:ascii="Helvetica" w:hAnsi="Helvetica"/>
          <w:sz w:val="22"/>
          <w:szCs w:val="22"/>
        </w:rPr>
        <w:t xml:space="preserve">We assumed that mixing among agricultural workers (A) and the general community (C) was assortative, governed by an assortativity parameter </w:t>
      </w:r>
      <m:oMath>
        <m:r>
          <w:rPr>
            <w:rFonts w:ascii="Cambria Math" w:hAnsi="Cambria Math"/>
            <w:sz w:val="22"/>
            <w:szCs w:val="22"/>
          </w:rPr>
          <m:t>η</m:t>
        </m:r>
      </m:oMath>
      <w:r w:rsidR="00732F2B">
        <w:rPr>
          <w:rFonts w:ascii="Helvetica" w:hAnsi="Helvetica"/>
          <w:sz w:val="22"/>
          <w:szCs w:val="22"/>
        </w:rPr>
        <w:t>, where</w:t>
      </w:r>
      <w:r w:rsidR="00732F2B" w:rsidRPr="00CC2F84">
        <w:rPr>
          <w:rFonts w:ascii="Helvetica" w:hAnsi="Helvetica"/>
          <w:sz w:val="22"/>
          <w:szCs w:val="22"/>
        </w:rPr>
        <w:t xml:space="preserve">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oMath>
      <w:r w:rsidR="00732F2B" w:rsidRPr="00CC2F84">
        <w:rPr>
          <w:rFonts w:ascii="Helvetica" w:hAnsi="Helvetica"/>
          <w:sz w:val="22"/>
          <w:szCs w:val="22"/>
        </w:rPr>
        <w:t xml:space="preserve"> implies completely assortative mixing and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0</m:t>
        </m:r>
      </m:oMath>
      <w:r w:rsidR="00732F2B" w:rsidRPr="00CC2F84">
        <w:rPr>
          <w:rFonts w:ascii="Helvetica" w:hAnsi="Helvetica"/>
          <w:sz w:val="22"/>
          <w:szCs w:val="22"/>
        </w:rPr>
        <w:t xml:space="preserve"> implies mixing proportional to each sub-population’s size</w:t>
      </w:r>
      <w:r w:rsidRPr="00CC2F84">
        <w:rPr>
          <w:rFonts w:ascii="Helvetica" w:hAnsi="Helvetica"/>
          <w:sz w:val="22"/>
          <w:szCs w:val="22"/>
        </w:rPr>
        <w:t xml:space="preserve">. </w:t>
      </w:r>
      <w:r w:rsidR="00093B6A">
        <w:rPr>
          <w:rFonts w:ascii="Helvetica" w:hAnsi="Helvetica"/>
          <w:sz w:val="22"/>
          <w:szCs w:val="22"/>
        </w:rPr>
        <w:t xml:space="preserve">Following standard </w:t>
      </w:r>
      <w:r w:rsidR="00ED4398">
        <w:rPr>
          <w:rFonts w:ascii="Helvetica" w:hAnsi="Helvetica"/>
          <w:sz w:val="22"/>
          <w:szCs w:val="22"/>
        </w:rPr>
        <w:t>practice for disease transmission modeling in structured populations</w:t>
      </w:r>
      <w:r w:rsidR="00732F2B">
        <w:rPr>
          <w:rFonts w:ascii="Helvetica" w:hAnsi="Helvetica"/>
          <w:sz w:val="22"/>
          <w:szCs w:val="22"/>
        </w:rPr>
        <w:t xml:space="preserve"> [</w:t>
      </w:r>
      <w:hyperlink r:id="rId57" w:history="1">
        <w:r w:rsidR="00732F2B" w:rsidRPr="00732F2B">
          <w:rPr>
            <w:rStyle w:val="Hyperlink"/>
            <w:rFonts w:ascii="Helvetica" w:hAnsi="Helvetica"/>
            <w:sz w:val="22"/>
            <w:szCs w:val="22"/>
          </w:rPr>
          <w:t>x</w:t>
        </w:r>
      </w:hyperlink>
      <w:r w:rsidR="00732F2B">
        <w:rPr>
          <w:rFonts w:ascii="Helvetica" w:hAnsi="Helvetica"/>
          <w:sz w:val="22"/>
          <w:szCs w:val="22"/>
        </w:rPr>
        <w:t>]</w:t>
      </w:r>
      <w:r w:rsidR="00ED4398">
        <w:rPr>
          <w:rFonts w:ascii="Helvetica" w:hAnsi="Helvetica"/>
          <w:sz w:val="22"/>
          <w:szCs w:val="22"/>
        </w:rPr>
        <w:t xml:space="preserve">, </w:t>
      </w:r>
      <w:r w:rsidR="00093B6A">
        <w:rPr>
          <w:rFonts w:ascii="Helvetica" w:hAnsi="Helvetica"/>
          <w:sz w:val="22"/>
          <w:szCs w:val="22"/>
        </w:rPr>
        <w:t>w</w:t>
      </w:r>
      <w:r w:rsidRPr="00CC2F84">
        <w:rPr>
          <w:rFonts w:ascii="Helvetica" w:hAnsi="Helvetica"/>
          <w:sz w:val="22"/>
          <w:szCs w:val="22"/>
        </w:rPr>
        <w:t xml:space="preserve">e modeled </w:t>
      </w:r>
      <w:r w:rsidR="00ED4398">
        <w:rPr>
          <w:rFonts w:ascii="Helvetica" w:hAnsi="Helvetica"/>
          <w:sz w:val="22"/>
          <w:szCs w:val="22"/>
        </w:rPr>
        <w:t>these interactions</w:t>
      </w:r>
      <w:r w:rsidRPr="00CC2F84">
        <w:rPr>
          <w:rFonts w:ascii="Helvetica" w:hAnsi="Helvetica"/>
          <w:sz w:val="22"/>
          <w:szCs w:val="22"/>
        </w:rPr>
        <w:t xml:space="preserve"> using the mixing matrix</w:t>
      </w:r>
      <w:commentRangeEnd w:id="27"/>
      <w:r w:rsidR="00320FD3" w:rsidRPr="00CC2F84">
        <w:rPr>
          <w:rStyle w:val="CommentReference"/>
          <w:rFonts w:ascii="Helvetica" w:hAnsi="Helvetica"/>
          <w:sz w:val="22"/>
          <w:szCs w:val="22"/>
        </w:rPr>
        <w:commentReference w:id="27"/>
      </w:r>
      <w:commentRangeEnd w:id="28"/>
      <w:r w:rsidRPr="00CC2F84">
        <w:rPr>
          <w:rStyle w:val="CommentReference"/>
          <w:rFonts w:ascii="Helvetica" w:hAnsi="Helvetica"/>
          <w:sz w:val="22"/>
          <w:szCs w:val="22"/>
        </w:rPr>
        <w:commentReference w:id="28"/>
      </w:r>
      <w:commentRangeEnd w:id="29"/>
      <w:r w:rsidRPr="00CC2F84">
        <w:rPr>
          <w:rStyle w:val="CommentReference"/>
          <w:rFonts w:ascii="Helvetica" w:hAnsi="Helvetica"/>
          <w:sz w:val="22"/>
          <w:szCs w:val="22"/>
        </w:rPr>
        <w:commentReference w:id="29"/>
      </w:r>
      <w:commentRangeEnd w:id="30"/>
      <w:r w:rsidRPr="00CC2F84">
        <w:rPr>
          <w:rStyle w:val="CommentReference"/>
          <w:rFonts w:ascii="Helvetica" w:hAnsi="Helvetica"/>
          <w:sz w:val="22"/>
          <w:szCs w:val="22"/>
        </w:rPr>
        <w:commentReference w:id="30"/>
      </w:r>
    </w:p>
    <w:p w14:paraId="1D5C7048" w14:textId="77777777" w:rsidR="00AB7EBC" w:rsidRPr="00CC2F84" w:rsidRDefault="006B4661">
      <w:pPr>
        <w:pStyle w:val="BodyText"/>
        <w:rPr>
          <w:rFonts w:ascii="Helvetica" w:hAnsi="Helvetica"/>
        </w:rPr>
      </w:pPr>
      <m:oMathPara>
        <m:oMathParaPr>
          <m:jc m:val="center"/>
        </m:oMathParaPr>
        <m:oMath>
          <m:r>
            <w:rPr>
              <w:rFonts w:ascii="Cambria Math" w:hAnsi="Cambria Math"/>
            </w:rPr>
            <w:lastRenderedPageBreak/>
            <m:t>M</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CC</m:t>
                        </m:r>
                      </m:sub>
                    </m:sSub>
                  </m:e>
                  <m:e>
                    <m:sSub>
                      <m:sSubPr>
                        <m:ctrlPr>
                          <w:rPr>
                            <w:rFonts w:ascii="Cambria Math" w:hAnsi="Cambria Math"/>
                          </w:rPr>
                        </m:ctrlPr>
                      </m:sSubPr>
                      <m:e>
                        <m:r>
                          <w:rPr>
                            <w:rFonts w:ascii="Cambria Math" w:hAnsi="Cambria Math"/>
                          </w:rPr>
                          <m:t>m</m:t>
                        </m:r>
                      </m:e>
                      <m:sub>
                        <m:r>
                          <w:rPr>
                            <w:rFonts w:ascii="Cambria Math" w:hAnsi="Cambria Math"/>
                          </w:rPr>
                          <m:t>CA</m:t>
                        </m:r>
                      </m:sub>
                    </m:sSub>
                  </m:e>
                </m:mr>
                <m:mr>
                  <m:e>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AC</m:t>
                        </m:r>
                      </m:sub>
                    </m:sSub>
                  </m:e>
                  <m:e>
                    <m:sSub>
                      <m:sSubPr>
                        <m:ctrlPr>
                          <w:rPr>
                            <w:rFonts w:ascii="Cambria Math" w:hAnsi="Cambria Math"/>
                          </w:rPr>
                        </m:ctrlPr>
                      </m:sSubPr>
                      <m:e>
                        <m:r>
                          <w:rPr>
                            <w:rFonts w:ascii="Cambria Math" w:hAnsi="Cambria Math"/>
                          </w:rPr>
                          <m:t>m</m:t>
                        </m:r>
                      </m:e>
                      <m:sub>
                        <m:r>
                          <w:rPr>
                            <w:rFonts w:ascii="Cambria Math" w:hAnsi="Cambria Math"/>
                          </w:rPr>
                          <m:t>AA</m:t>
                        </m:r>
                      </m:sub>
                    </m:sSub>
                  </m:e>
                </m:mr>
              </m:m>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e>
                </m:mr>
                <m:mr>
                  <m:e>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e>
                </m:mr>
              </m:m>
            </m:e>
          </m:d>
        </m:oMath>
      </m:oMathPara>
    </w:p>
    <w:p w14:paraId="7E4C44DC" w14:textId="77777777" w:rsidR="00AB7EBC" w:rsidRPr="00CC2F84" w:rsidRDefault="006B4661" w:rsidP="000C35A9">
      <w:pPr>
        <w:pStyle w:val="FirstParagraph"/>
        <w:jc w:val="both"/>
        <w:rPr>
          <w:rFonts w:ascii="Helvetica" w:hAnsi="Helvetica"/>
          <w:sz w:val="22"/>
          <w:szCs w:val="22"/>
        </w:rPr>
      </w:pPr>
      <w:r w:rsidRPr="00CC2F84">
        <w:rPr>
          <w:rFonts w:ascii="Helvetica" w:hAnsi="Helvetica"/>
          <w:sz w:val="22"/>
          <w:szCs w:val="22"/>
        </w:rPr>
        <w:t xml:space="preserve">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oMath>
      <w:r w:rsidRPr="00CC2F84">
        <w:rPr>
          <w:rFonts w:ascii="Helvetica" w:hAnsi="Helvetica"/>
          <w:sz w:val="22"/>
          <w:szCs w:val="22"/>
        </w:rPr>
        <w:t xml:space="preserve"> is the fraction of the region’s population made up by the general community and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Pr="00CC2F84">
        <w:rPr>
          <w:rFonts w:ascii="Helvetica" w:hAnsi="Helvetica"/>
          <w:sz w:val="22"/>
          <w:szCs w:val="22"/>
        </w:rPr>
        <w:t xml:space="preserve"> is the fraction of the population made up by agricultural workers. This matrix modulates the between-household force of infection </w:t>
      </w:r>
      <m:oMath>
        <m:r>
          <w:rPr>
            <w:rFonts w:ascii="Cambria Math" w:hAnsi="Cambria Math"/>
            <w:sz w:val="22"/>
            <w:szCs w:val="22"/>
          </w:rPr>
          <m:t>λ</m:t>
        </m:r>
      </m:oMath>
      <w:r w:rsidRPr="00CC2F84">
        <w:rPr>
          <w:rFonts w:ascii="Helvetica" w:hAnsi="Helvetica"/>
          <w:sz w:val="22"/>
          <w:szCs w:val="22"/>
        </w:rPr>
        <w:t xml:space="preserve"> experienced by each population such that</w:t>
      </w:r>
    </w:p>
    <w:p w14:paraId="4EFA94EF" w14:textId="77777777" w:rsidR="00AB7EBC" w:rsidRPr="00CC2F84" w:rsidRDefault="00000000">
      <w:pPr>
        <w:pStyle w:val="BodyText"/>
        <w:rPr>
          <w:rFonts w:ascii="Helvetica" w:hAnsi="Helvetica"/>
        </w:rP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CC</m:t>
              </m:r>
            </m:sub>
          </m:sSub>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CA</m:t>
              </m:r>
            </m:sub>
          </m:sSub>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oMath>
      </m:oMathPara>
    </w:p>
    <w:p w14:paraId="7E30715B" w14:textId="77777777" w:rsidR="00AB7EBC" w:rsidRPr="00CC2F84" w:rsidRDefault="00000000">
      <w:pPr>
        <w:pStyle w:val="FirstParagraph"/>
        <w:rPr>
          <w:rFonts w:ascii="Helvetica" w:hAnsi="Helvetica"/>
        </w:rP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A</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AC</m:t>
              </m:r>
            </m:sub>
          </m:sSub>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AA</m:t>
              </m:r>
            </m:sub>
          </m:sSub>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oMath>
      </m:oMathPara>
    </w:p>
    <w:p w14:paraId="57D7B23D" w14:textId="30994CCC" w:rsidR="00B3133B" w:rsidRPr="00B3133B" w:rsidRDefault="006B4661" w:rsidP="00B06118">
      <w:pPr>
        <w:pStyle w:val="FirstParagraph"/>
        <w:jc w:val="both"/>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i</m:t>
            </m:r>
          </m:sub>
        </m:sSub>
      </m:oMath>
      <w:r w:rsidRPr="00CC2F84">
        <w:rPr>
          <w:rFonts w:ascii="Helvetica" w:hAnsi="Helvetica"/>
          <w:sz w:val="22"/>
          <w:szCs w:val="22"/>
        </w:rPr>
        <w:t xml:space="preserve"> is the between-household force of infection for members of sub-population </w:t>
      </w:r>
      <m:oMath>
        <m:r>
          <w:rPr>
            <w:rFonts w:ascii="Cambria Math" w:hAnsi="Cambria Math"/>
            <w:sz w:val="22"/>
            <w:szCs w:val="22"/>
          </w:rPr>
          <m:t>i</m:t>
        </m:r>
      </m:oMath>
      <w:r w:rsidRPr="00CC2F84">
        <w:rPr>
          <w:rFonts w:ascii="Helvetica" w:hAnsi="Helvetica"/>
          <w:sz w:val="22"/>
          <w:szCs w:val="22"/>
        </w:rPr>
        <w:t xml:space="preserve">, </w:t>
      </w:r>
      <m:oMath>
        <m:r>
          <w:rPr>
            <w:rFonts w:ascii="Cambria Math" w:hAnsi="Cambria Math"/>
            <w:sz w:val="22"/>
            <w:szCs w:val="22"/>
          </w:rPr>
          <m:t>β</m:t>
        </m:r>
      </m:oMath>
      <w:r w:rsidRPr="00CC2F84">
        <w:rPr>
          <w:rFonts w:ascii="Helvetica" w:hAnsi="Helvetica"/>
          <w:sz w:val="22"/>
          <w:szCs w:val="22"/>
        </w:rPr>
        <w:t xml:space="preserve"> is the between-household transmission constant, and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i</m:t>
            </m:r>
          </m:sub>
        </m:sSub>
      </m:oMath>
      <w:r w:rsidRPr="00CC2F84">
        <w:rPr>
          <w:rFonts w:ascii="Helvetica" w:hAnsi="Helvetica"/>
          <w:sz w:val="22"/>
          <w:szCs w:val="22"/>
        </w:rPr>
        <w:t xml:space="preserve"> is the proportion of infectious individuals in sub-population </w:t>
      </w:r>
      <m:oMath>
        <m:r>
          <w:rPr>
            <w:rFonts w:ascii="Cambria Math" w:hAnsi="Cambria Math"/>
            <w:sz w:val="22"/>
            <w:szCs w:val="22"/>
          </w:rPr>
          <m:t>i.</m:t>
        </m:r>
      </m:oMath>
    </w:p>
    <w:p w14:paraId="104BD66B" w14:textId="77777777" w:rsidR="00AB7EBC" w:rsidRPr="00CC2F84" w:rsidRDefault="006B4661" w:rsidP="000C35A9">
      <w:pPr>
        <w:pStyle w:val="BodyText"/>
        <w:jc w:val="both"/>
        <w:rPr>
          <w:rFonts w:ascii="Helvetica" w:hAnsi="Helvetica"/>
          <w:sz w:val="22"/>
          <w:szCs w:val="22"/>
        </w:rPr>
      </w:pPr>
      <w:r w:rsidRPr="00CC2F84">
        <w:rPr>
          <w:rFonts w:ascii="Helvetica" w:hAnsi="Helvetica"/>
          <w:sz w:val="22"/>
          <w:szCs w:val="22"/>
        </w:rPr>
        <w:t xml:space="preserve">Besides the impact of household size, household crowding, and assortative mixing, we did not assume any additional differences in transmission rates between the two sub-populations. For full details on the model structure, see the </w:t>
      </w:r>
      <w:r w:rsidRPr="00CC2F84">
        <w:rPr>
          <w:rFonts w:ascii="Helvetica" w:hAnsi="Helvetica"/>
          <w:b/>
          <w:bCs/>
          <w:sz w:val="22"/>
          <w:szCs w:val="22"/>
        </w:rPr>
        <w:t>Supplementary Methods.</w:t>
      </w:r>
    </w:p>
    <w:p w14:paraId="2B4356C6" w14:textId="15889A42" w:rsidR="00AB7EBC" w:rsidRPr="00CC2F84" w:rsidRDefault="41E6E89B" w:rsidP="2687C85F">
      <w:pPr>
        <w:pStyle w:val="Heading4"/>
        <w:jc w:val="both"/>
        <w:rPr>
          <w:rFonts w:ascii="Helvetica" w:hAnsi="Helvetica"/>
          <w:i w:val="0"/>
          <w:iCs w:val="0"/>
          <w:color w:val="auto"/>
          <w:sz w:val="22"/>
          <w:szCs w:val="22"/>
        </w:rPr>
      </w:pPr>
      <w:bookmarkStart w:id="31" w:name="model-parameterization"/>
      <w:bookmarkEnd w:id="22"/>
      <w:r w:rsidRPr="00CC2F84">
        <w:rPr>
          <w:rFonts w:ascii="Helvetica" w:hAnsi="Helvetica"/>
          <w:color w:val="auto"/>
          <w:sz w:val="22"/>
          <w:szCs w:val="22"/>
        </w:rPr>
        <w:t>Model parameterization</w:t>
      </w:r>
      <w:r w:rsidR="761900D6" w:rsidRPr="00CC2F84">
        <w:rPr>
          <w:rFonts w:ascii="Helvetica" w:hAnsi="Helvetica"/>
          <w:color w:val="auto"/>
          <w:sz w:val="22"/>
          <w:szCs w:val="22"/>
        </w:rPr>
        <w:t xml:space="preserve">. </w:t>
      </w:r>
      <w:r w:rsidRPr="00CC2F84">
        <w:rPr>
          <w:rFonts w:ascii="Helvetica" w:hAnsi="Helvetica"/>
          <w:i w:val="0"/>
          <w:iCs w:val="0"/>
          <w:color w:val="auto"/>
          <w:sz w:val="22"/>
          <w:szCs w:val="22"/>
        </w:rPr>
        <w:t xml:space="preserve">Following previous methods </w:t>
      </w:r>
      <w:r w:rsidR="2CE79A78" w:rsidRPr="00CC2F84">
        <w:rPr>
          <w:rFonts w:ascii="Helvetica" w:hAnsi="Helvetica"/>
          <w:i w:val="0"/>
          <w:iCs w:val="0"/>
          <w:color w:val="auto"/>
          <w:sz w:val="22"/>
          <w:szCs w:val="22"/>
        </w:rPr>
        <w:t>[</w:t>
      </w:r>
      <w:hyperlink r:id="rId58">
        <w:r w:rsidR="0B52CEA9"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59">
        <w:r w:rsidR="0B52CEA9" w:rsidRPr="00CC2F84">
          <w:rPr>
            <w:rStyle w:val="Hyperlink"/>
            <w:rFonts w:ascii="Helvetica" w:hAnsi="Helvetica"/>
            <w:i w:val="0"/>
            <w:iCs w:val="0"/>
            <w:color w:val="auto"/>
            <w:sz w:val="22"/>
            <w:szCs w:val="22"/>
          </w:rPr>
          <w:t>x</w:t>
        </w:r>
      </w:hyperlink>
      <w:r w:rsidR="2CE79A78"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w:t>
      </w:r>
      <w:commentRangeStart w:id="32"/>
      <w:commentRangeStart w:id="33"/>
      <w:r w:rsidRPr="00CC2F84">
        <w:rPr>
          <w:rFonts w:ascii="Helvetica" w:hAnsi="Helvetica"/>
          <w:i w:val="0"/>
          <w:iCs w:val="0"/>
          <w:color w:val="auto"/>
          <w:sz w:val="22"/>
          <w:szCs w:val="22"/>
        </w:rPr>
        <w:t xml:space="preserve">we began by fixing the recovery rate </w:t>
      </w:r>
      <m:oMath>
        <m:r>
          <w:rPr>
            <w:rFonts w:ascii="Cambria Math" w:hAnsi="Cambria Math"/>
            <w:color w:val="auto"/>
            <w:sz w:val="22"/>
            <w:szCs w:val="22"/>
          </w:rPr>
          <m:t>γ=1/5</m:t>
        </m:r>
      </m:oMath>
      <w:commentRangeEnd w:id="32"/>
      <w:r w:rsidR="00320FD3" w:rsidRPr="00CC2F84">
        <w:rPr>
          <w:rStyle w:val="CommentReference"/>
          <w:rFonts w:ascii="Helvetica" w:hAnsi="Helvetica"/>
          <w:i w:val="0"/>
          <w:iCs w:val="0"/>
          <w:color w:val="auto"/>
          <w:sz w:val="22"/>
          <w:szCs w:val="22"/>
        </w:rPr>
        <w:commentReference w:id="32"/>
      </w:r>
      <w:commentRangeEnd w:id="33"/>
      <w:r w:rsidR="0034347F" w:rsidRPr="00CC2F84">
        <w:rPr>
          <w:rStyle w:val="CommentReference"/>
          <w:rFonts w:ascii="Helvetica" w:hAnsi="Helvetica"/>
          <w:i w:val="0"/>
          <w:iCs w:val="0"/>
          <w:color w:val="auto"/>
          <w:sz w:val="22"/>
          <w:szCs w:val="22"/>
        </w:rPr>
        <w:commentReference w:id="33"/>
      </w:r>
      <w:r w:rsidRPr="00CC2F84">
        <w:rPr>
          <w:rFonts w:ascii="Helvetica" w:hAnsi="Helvetica"/>
          <w:i w:val="0"/>
          <w:iCs w:val="0"/>
          <w:color w:val="auto"/>
          <w:sz w:val="22"/>
          <w:szCs w:val="22"/>
        </w:rPr>
        <w:t xml:space="preserve">, which corresponds to a mean infectious period of 5 days, consistent with the infectious period of influenza </w:t>
      </w:r>
      <w:r w:rsidR="2CE79A78" w:rsidRPr="00CC2F84">
        <w:rPr>
          <w:rFonts w:ascii="Helvetica" w:hAnsi="Helvetica"/>
          <w:i w:val="0"/>
          <w:iCs w:val="0"/>
          <w:color w:val="auto"/>
          <w:sz w:val="22"/>
          <w:szCs w:val="22"/>
        </w:rPr>
        <w:t>[</w:t>
      </w:r>
      <w:hyperlink r:id="rId60">
        <w:r w:rsidR="0B52CEA9" w:rsidRPr="00CC2F84">
          <w:rPr>
            <w:rStyle w:val="Hyperlink"/>
            <w:rFonts w:ascii="Helvetica" w:hAnsi="Helvetica"/>
            <w:i w:val="0"/>
            <w:iCs w:val="0"/>
            <w:color w:val="auto"/>
            <w:sz w:val="22"/>
            <w:szCs w:val="22"/>
          </w:rPr>
          <w:t>x</w:t>
        </w:r>
      </w:hyperlink>
      <w:r w:rsidR="2CE79A78"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Then, given </w:t>
      </w:r>
      <m:oMath>
        <m:r>
          <w:rPr>
            <w:rFonts w:ascii="Cambria Math" w:hAnsi="Cambria Math"/>
            <w:color w:val="auto"/>
            <w:sz w:val="22"/>
            <w:szCs w:val="22"/>
          </w:rPr>
          <m:t>γ</m:t>
        </m:r>
      </m:oMath>
      <w:r w:rsidRPr="00CC2F84">
        <w:rPr>
          <w:rFonts w:ascii="Helvetica" w:hAnsi="Helvetica"/>
          <w:i w:val="0"/>
          <w:iCs w:val="0"/>
          <w:color w:val="auto"/>
          <w:sz w:val="22"/>
          <w:szCs w:val="22"/>
        </w:rPr>
        <w:t xml:space="preserve"> and the household secondary attack rate (SAR)</w:t>
      </w:r>
      <w:r w:rsidR="6A9375E9" w:rsidRPr="00CC2F84">
        <w:rPr>
          <w:rFonts w:ascii="Helvetica" w:hAnsi="Helvetica"/>
          <w:i w:val="0"/>
          <w:iCs w:val="0"/>
          <w:color w:val="auto"/>
          <w:sz w:val="22"/>
          <w:szCs w:val="22"/>
        </w:rPr>
        <w:t xml:space="preserve"> (i.e., the probability that a household contact of an infected index case becomes infected themselves)</w:t>
      </w:r>
      <w:r w:rsidRPr="00CC2F84">
        <w:rPr>
          <w:rFonts w:ascii="Helvetica" w:hAnsi="Helvetica"/>
          <w:i w:val="0"/>
          <w:iCs w:val="0"/>
          <w:color w:val="auto"/>
          <w:sz w:val="22"/>
          <w:szCs w:val="22"/>
        </w:rPr>
        <w:t xml:space="preserve">, we derived </w:t>
      </w:r>
      <m:oMath>
        <m:r>
          <w:rPr>
            <w:rFonts w:ascii="Cambria Math" w:hAnsi="Cambria Math"/>
            <w:color w:val="auto"/>
            <w:sz w:val="22"/>
            <w:szCs w:val="22"/>
          </w:rPr>
          <m:t>τ</m:t>
        </m:r>
      </m:oMath>
      <w:r w:rsidRPr="00CC2F84">
        <w:rPr>
          <w:rFonts w:ascii="Helvetica" w:hAnsi="Helvetica"/>
          <w:i w:val="0"/>
          <w:iCs w:val="0"/>
          <w:color w:val="auto"/>
          <w:sz w:val="22"/>
          <w:szCs w:val="22"/>
        </w:rPr>
        <w:t xml:space="preserve"> (</w:t>
      </w:r>
      <w:r w:rsidRPr="00CC2F84">
        <w:rPr>
          <w:rFonts w:ascii="Helvetica" w:hAnsi="Helvetica"/>
          <w:b/>
          <w:bCs/>
          <w:i w:val="0"/>
          <w:iCs w:val="0"/>
          <w:color w:val="auto"/>
          <w:sz w:val="22"/>
          <w:szCs w:val="22"/>
        </w:rPr>
        <w:t>Supplementary Methods</w:t>
      </w:r>
      <w:r w:rsidRPr="00CC2F84">
        <w:rPr>
          <w:rFonts w:ascii="Helvetica" w:hAnsi="Helvetica"/>
          <w:i w:val="0"/>
          <w:iCs w:val="0"/>
          <w:color w:val="auto"/>
          <w:sz w:val="22"/>
          <w:szCs w:val="22"/>
        </w:rPr>
        <w:t xml:space="preserve">). We set the SAR for uncrowded households at 20%, following estimates for influenza </w:t>
      </w:r>
      <w:r w:rsidR="2CE79A78" w:rsidRPr="00CC2F84">
        <w:rPr>
          <w:rFonts w:ascii="Helvetica" w:hAnsi="Helvetica"/>
          <w:i w:val="0"/>
          <w:iCs w:val="0"/>
          <w:color w:val="auto"/>
          <w:sz w:val="22"/>
          <w:szCs w:val="22"/>
        </w:rPr>
        <w:t>[</w:t>
      </w:r>
      <w:hyperlink r:id="rId61">
        <w:r w:rsidR="0B52CEA9"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62">
        <w:r w:rsidR="0B52CEA9"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63">
        <w:r w:rsidR="0B52CEA9" w:rsidRPr="00CC2F84">
          <w:rPr>
            <w:rStyle w:val="Hyperlink"/>
            <w:rFonts w:ascii="Helvetica" w:hAnsi="Helvetica"/>
            <w:i w:val="0"/>
            <w:iCs w:val="0"/>
            <w:color w:val="auto"/>
            <w:sz w:val="22"/>
            <w:szCs w:val="22"/>
          </w:rPr>
          <w:t>x</w:t>
        </w:r>
      </w:hyperlink>
      <w:r w:rsidR="2CE79A78"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w:t>
      </w:r>
      <w:r w:rsidR="0005607D" w:rsidRPr="0005607D">
        <w:rPr>
          <w:rFonts w:ascii="Helvetica" w:hAnsi="Helvetica"/>
          <w:i w:val="0"/>
          <w:iCs w:val="0"/>
          <w:color w:val="auto"/>
          <w:sz w:val="22"/>
          <w:szCs w:val="22"/>
        </w:rPr>
        <w:t xml:space="preserve">For crowded households, we set the baseline SAR at 40%, reflecting approximately twice the uncrowded rate. Available evidence suggests that household crowding </w:t>
      </w:r>
      <w:r w:rsidR="0005607D">
        <w:rPr>
          <w:rFonts w:ascii="Helvetica" w:hAnsi="Helvetica"/>
          <w:i w:val="0"/>
          <w:iCs w:val="0"/>
          <w:color w:val="auto"/>
          <w:sz w:val="22"/>
          <w:szCs w:val="22"/>
        </w:rPr>
        <w:t xml:space="preserve">may </w:t>
      </w:r>
      <w:r w:rsidR="0005607D" w:rsidRPr="0005607D">
        <w:rPr>
          <w:rFonts w:ascii="Helvetica" w:hAnsi="Helvetica"/>
          <w:i w:val="0"/>
          <w:iCs w:val="0"/>
          <w:color w:val="auto"/>
          <w:sz w:val="22"/>
          <w:szCs w:val="22"/>
        </w:rPr>
        <w:t xml:space="preserve">increase the risk of respiratory infection by 1.2- to 3.3-fold </w:t>
      </w:r>
      <w:commentRangeStart w:id="34"/>
      <w:commentRangeStart w:id="35"/>
      <w:r w:rsidR="0005607D" w:rsidRPr="00CC2F84">
        <w:rPr>
          <w:rFonts w:ascii="Helvetica" w:hAnsi="Helvetica"/>
          <w:i w:val="0"/>
          <w:iCs w:val="0"/>
          <w:color w:val="auto"/>
          <w:sz w:val="22"/>
          <w:szCs w:val="22"/>
        </w:rPr>
        <w:t>[</w:t>
      </w:r>
      <w:r w:rsidR="0005607D">
        <w:fldChar w:fldCharType="begin"/>
      </w:r>
      <w:r w:rsidR="0005607D">
        <w:instrText>HYPERLINK "https://arc.net/l/quote/swgtrdas" \h</w:instrText>
      </w:r>
      <w:r w:rsidR="0005607D">
        <w:fldChar w:fldCharType="separate"/>
      </w:r>
      <w:r w:rsidR="0005607D" w:rsidRPr="00CC2F84">
        <w:rPr>
          <w:rStyle w:val="Hyperlink"/>
          <w:rFonts w:ascii="Helvetica" w:hAnsi="Helvetica"/>
          <w:i w:val="0"/>
          <w:iCs w:val="0"/>
          <w:color w:val="auto"/>
          <w:sz w:val="22"/>
          <w:szCs w:val="22"/>
        </w:rPr>
        <w:t>x</w:t>
      </w:r>
      <w:r w:rsidR="0005607D">
        <w:fldChar w:fldCharType="end"/>
      </w:r>
      <w:r w:rsidR="0005607D" w:rsidRPr="00CC2F84">
        <w:rPr>
          <w:rFonts w:ascii="Helvetica" w:hAnsi="Helvetica"/>
          <w:i w:val="0"/>
          <w:iCs w:val="0"/>
          <w:color w:val="auto"/>
          <w:sz w:val="22"/>
          <w:szCs w:val="22"/>
        </w:rPr>
        <w:t xml:space="preserve"> </w:t>
      </w:r>
      <w:r w:rsidR="0005607D">
        <w:fldChar w:fldCharType="begin"/>
      </w:r>
      <w:r w:rsidR="0005607D">
        <w:instrText>HYPERLINK "https://arc.net/l/quote/qngfvfuo" \h</w:instrText>
      </w:r>
      <w:r w:rsidR="0005607D">
        <w:fldChar w:fldCharType="separate"/>
      </w:r>
      <w:r w:rsidR="0005607D" w:rsidRPr="00CC2F84">
        <w:rPr>
          <w:rStyle w:val="Hyperlink"/>
          <w:rFonts w:ascii="Helvetica" w:hAnsi="Helvetica"/>
          <w:i w:val="0"/>
          <w:iCs w:val="0"/>
          <w:color w:val="auto"/>
          <w:sz w:val="22"/>
          <w:szCs w:val="22"/>
        </w:rPr>
        <w:t>x</w:t>
      </w:r>
      <w:r w:rsidR="0005607D">
        <w:fldChar w:fldCharType="end"/>
      </w:r>
      <w:r w:rsidR="0005607D" w:rsidRPr="00CC2F84">
        <w:rPr>
          <w:rFonts w:ascii="Helvetica" w:hAnsi="Helvetica"/>
          <w:i w:val="0"/>
          <w:iCs w:val="0"/>
          <w:color w:val="auto"/>
          <w:sz w:val="22"/>
          <w:szCs w:val="22"/>
        </w:rPr>
        <w:t>]</w:t>
      </w:r>
      <w:commentRangeEnd w:id="34"/>
      <w:r w:rsidR="0005607D" w:rsidRPr="0005607D">
        <w:rPr>
          <w:rStyle w:val="CommentReference"/>
          <w:rFonts w:ascii="Helvetica" w:hAnsi="Helvetica"/>
          <w:i w:val="0"/>
          <w:iCs w:val="0"/>
          <w:color w:val="auto"/>
          <w:sz w:val="22"/>
          <w:szCs w:val="22"/>
        </w:rPr>
        <w:commentReference w:id="34"/>
      </w:r>
      <w:commentRangeEnd w:id="35"/>
      <w:r w:rsidR="0034347F" w:rsidRPr="0005607D">
        <w:rPr>
          <w:rStyle w:val="CommentReference"/>
          <w:rFonts w:ascii="Helvetica" w:hAnsi="Helvetica"/>
          <w:i w:val="0"/>
          <w:iCs w:val="0"/>
          <w:color w:val="auto"/>
          <w:sz w:val="22"/>
          <w:szCs w:val="22"/>
        </w:rPr>
        <w:commentReference w:id="35"/>
      </w:r>
      <w:r w:rsidR="0005607D" w:rsidRPr="0005607D">
        <w:rPr>
          <w:rFonts w:ascii="Helvetica" w:hAnsi="Helvetica"/>
          <w:i w:val="0"/>
          <w:iCs w:val="0"/>
          <w:color w:val="auto"/>
          <w:sz w:val="22"/>
          <w:szCs w:val="22"/>
        </w:rPr>
        <w:t>, though estimates vary by pathogen and outcome measure. We therefore treat this parameter as uncertain and vary the crowded-household SAR from 20% to 60% in sensitivity analyses</w:t>
      </w:r>
      <w:r w:rsidR="0005607D">
        <w:rPr>
          <w:rFonts w:ascii="Helvetica" w:hAnsi="Helvetica"/>
          <w:i w:val="0"/>
          <w:iCs w:val="0"/>
          <w:color w:val="auto"/>
          <w:sz w:val="22"/>
          <w:szCs w:val="22"/>
        </w:rPr>
        <w:t xml:space="preserve">. </w:t>
      </w:r>
      <w:r w:rsidRPr="00CC2F84">
        <w:rPr>
          <w:rFonts w:ascii="Helvetica" w:hAnsi="Helvetica"/>
          <w:i w:val="0"/>
          <w:iCs w:val="0"/>
          <w:color w:val="auto"/>
          <w:sz w:val="22"/>
          <w:szCs w:val="22"/>
        </w:rPr>
        <w:t xml:space="preserve">Last, given values for </w:t>
      </w:r>
      <m:oMath>
        <m:r>
          <w:rPr>
            <w:rFonts w:ascii="Cambria Math" w:hAnsi="Cambria Math"/>
            <w:color w:val="auto"/>
            <w:sz w:val="22"/>
            <w:szCs w:val="22"/>
          </w:rPr>
          <m:t>γ</m:t>
        </m:r>
      </m:oMath>
      <w:r w:rsidRPr="00CC2F84">
        <w:rPr>
          <w:rFonts w:ascii="Helvetica" w:hAnsi="Helvetica"/>
          <w:i w:val="0"/>
          <w:iCs w:val="0"/>
          <w:color w:val="auto"/>
          <w:sz w:val="22"/>
          <w:szCs w:val="22"/>
        </w:rPr>
        <w:t xml:space="preserve"> and </w:t>
      </w:r>
      <m:oMath>
        <m:r>
          <w:rPr>
            <w:rFonts w:ascii="Cambria Math" w:hAnsi="Cambria Math"/>
            <w:color w:val="auto"/>
            <w:sz w:val="22"/>
            <w:szCs w:val="22"/>
          </w:rPr>
          <m:t>τ</m:t>
        </m:r>
      </m:oMath>
      <w:r w:rsidRPr="00CC2F84">
        <w:rPr>
          <w:rFonts w:ascii="Helvetica" w:hAnsi="Helvetica"/>
          <w:i w:val="0"/>
          <w:iCs w:val="0"/>
          <w:color w:val="auto"/>
          <w:sz w:val="22"/>
          <w:szCs w:val="22"/>
        </w:rPr>
        <w:t xml:space="preserve">, we numerically identified the value of </w:t>
      </w:r>
      <m:oMath>
        <m:r>
          <w:rPr>
            <w:rFonts w:ascii="Cambria Math" w:hAnsi="Cambria Math"/>
            <w:color w:val="auto"/>
            <w:sz w:val="22"/>
            <w:szCs w:val="22"/>
          </w:rPr>
          <m:t>β</m:t>
        </m:r>
      </m:oMath>
      <w:r w:rsidRPr="00CC2F84">
        <w:rPr>
          <w:rFonts w:ascii="Helvetica" w:hAnsi="Helvetica"/>
          <w:i w:val="0"/>
          <w:iCs w:val="0"/>
          <w:color w:val="auto"/>
          <w:sz w:val="22"/>
          <w:szCs w:val="22"/>
        </w:rPr>
        <w:t xml:space="preserve"> that would achieve a desired basic reproduction number (</w:t>
      </w:r>
      <m:oMath>
        <m:sSub>
          <m:sSubPr>
            <m:ctrlPr>
              <w:rPr>
                <w:rFonts w:ascii="Cambria Math" w:hAnsi="Cambria Math"/>
                <w:i w:val="0"/>
                <w:iCs w:val="0"/>
                <w:color w:val="auto"/>
                <w:sz w:val="22"/>
                <w:szCs w:val="22"/>
              </w:rPr>
            </m:ctrlPr>
          </m:sSubPr>
          <m:e>
            <m:r>
              <m:rPr>
                <m:scr m:val="script"/>
              </m:rPr>
              <w:rPr>
                <w:rFonts w:ascii="Cambria Math" w:hAnsi="Cambria Math"/>
                <w:color w:val="auto"/>
                <w:sz w:val="22"/>
                <w:szCs w:val="22"/>
              </w:rPr>
              <m:t>R</m:t>
            </m:r>
          </m:e>
          <m:sub>
            <m:r>
              <w:rPr>
                <w:rFonts w:ascii="Cambria Math" w:hAnsi="Cambria Math"/>
                <w:color w:val="auto"/>
                <w:sz w:val="22"/>
                <w:szCs w:val="22"/>
              </w:rPr>
              <m:t>0</m:t>
            </m:r>
          </m:sub>
        </m:sSub>
      </m:oMath>
      <w:r w:rsidRPr="00CC2F84">
        <w:rPr>
          <w:rFonts w:ascii="Helvetica" w:hAnsi="Helvetica"/>
          <w:i w:val="0"/>
          <w:iCs w:val="0"/>
          <w:color w:val="auto"/>
          <w:sz w:val="22"/>
          <w:szCs w:val="22"/>
        </w:rPr>
        <w:t xml:space="preserve">) when simulating outbreaks at the national level. Specifically, for a candidate </w:t>
      </w:r>
      <m:oMath>
        <m:r>
          <w:rPr>
            <w:rFonts w:ascii="Cambria Math" w:hAnsi="Cambria Math"/>
            <w:color w:val="auto"/>
            <w:sz w:val="22"/>
            <w:szCs w:val="22"/>
          </w:rPr>
          <m:t>β</m:t>
        </m:r>
      </m:oMath>
      <w:r w:rsidRPr="00CC2F84">
        <w:rPr>
          <w:rFonts w:ascii="Helvetica" w:hAnsi="Helvetica"/>
          <w:i w:val="0"/>
          <w:iCs w:val="0"/>
          <w:color w:val="auto"/>
          <w:sz w:val="22"/>
          <w:szCs w:val="22"/>
        </w:rPr>
        <w:t xml:space="preserve"> value, we ran the model with a single sub-population to equilibrium; then, we compared the outbreak’s final size with the theoretical prediction from the implicit relationship </w:t>
      </w:r>
      <m:oMath>
        <m:r>
          <w:rPr>
            <w:rFonts w:ascii="Cambria Math" w:hAnsi="Cambria Math"/>
            <w:color w:val="auto"/>
            <w:sz w:val="22"/>
            <w:szCs w:val="22"/>
          </w:rPr>
          <m:t>R(∞)=1-exp(-</m:t>
        </m:r>
        <m:sSub>
          <m:sSubPr>
            <m:ctrlPr>
              <w:rPr>
                <w:rFonts w:ascii="Cambria Math" w:hAnsi="Cambria Math"/>
                <w:i w:val="0"/>
                <w:iCs w:val="0"/>
                <w:color w:val="auto"/>
                <w:sz w:val="22"/>
                <w:szCs w:val="22"/>
              </w:rPr>
            </m:ctrlPr>
          </m:sSubPr>
          <m:e>
            <m:r>
              <m:rPr>
                <m:scr m:val="script"/>
              </m:rPr>
              <w:rPr>
                <w:rFonts w:ascii="Cambria Math" w:hAnsi="Cambria Math"/>
                <w:color w:val="auto"/>
                <w:sz w:val="22"/>
                <w:szCs w:val="22"/>
              </w:rPr>
              <m:t>R</m:t>
            </m:r>
          </m:e>
          <m:sub>
            <m:r>
              <w:rPr>
                <w:rFonts w:ascii="Cambria Math" w:hAnsi="Cambria Math"/>
                <w:color w:val="auto"/>
                <w:sz w:val="22"/>
                <w:szCs w:val="22"/>
              </w:rPr>
              <m:t>0</m:t>
            </m:r>
          </m:sub>
        </m:sSub>
        <m:r>
          <w:rPr>
            <w:rFonts w:ascii="Cambria Math" w:hAnsi="Cambria Math"/>
            <w:color w:val="auto"/>
            <w:sz w:val="22"/>
            <w:szCs w:val="22"/>
          </w:rPr>
          <m:t>⋅R(∞))</m:t>
        </m:r>
      </m:oMath>
      <w:r w:rsidRPr="00CC2F84">
        <w:rPr>
          <w:rFonts w:ascii="Helvetica" w:hAnsi="Helvetica"/>
          <w:i w:val="0"/>
          <w:iCs w:val="0"/>
          <w:color w:val="auto"/>
          <w:sz w:val="22"/>
          <w:szCs w:val="22"/>
        </w:rPr>
        <w:t xml:space="preserve">, where </w:t>
      </w:r>
      <m:oMath>
        <m:r>
          <w:rPr>
            <w:rFonts w:ascii="Cambria Math" w:hAnsi="Cambria Math"/>
            <w:color w:val="auto"/>
            <w:sz w:val="22"/>
            <w:szCs w:val="22"/>
          </w:rPr>
          <m:t>R(∞)</m:t>
        </m:r>
      </m:oMath>
      <w:r w:rsidRPr="00CC2F84">
        <w:rPr>
          <w:rFonts w:ascii="Helvetica" w:hAnsi="Helvetica"/>
          <w:i w:val="0"/>
          <w:iCs w:val="0"/>
          <w:color w:val="auto"/>
          <w:sz w:val="22"/>
          <w:szCs w:val="22"/>
        </w:rPr>
        <w:t xml:space="preserve"> is the final size of the outbreak </w:t>
      </w:r>
      <w:r w:rsidR="2CE79A78" w:rsidRPr="00CC2F84">
        <w:rPr>
          <w:rFonts w:ascii="Helvetica" w:hAnsi="Helvetica"/>
          <w:i w:val="0"/>
          <w:iCs w:val="0"/>
          <w:color w:val="auto"/>
          <w:sz w:val="22"/>
          <w:szCs w:val="22"/>
        </w:rPr>
        <w:t>[</w:t>
      </w:r>
      <w:hyperlink r:id="rId64">
        <w:r w:rsidR="0B52CEA9" w:rsidRPr="00CC2F84">
          <w:rPr>
            <w:rStyle w:val="Hyperlink"/>
            <w:rFonts w:ascii="Helvetica" w:hAnsi="Helvetica"/>
            <w:i w:val="0"/>
            <w:iCs w:val="0"/>
            <w:color w:val="auto"/>
            <w:sz w:val="22"/>
            <w:szCs w:val="22"/>
          </w:rPr>
          <w:t>x</w:t>
        </w:r>
      </w:hyperlink>
      <w:r w:rsidR="2CE79A78"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We adjusted </w:t>
      </w:r>
      <m:oMath>
        <m:r>
          <w:rPr>
            <w:rFonts w:ascii="Cambria Math" w:hAnsi="Cambria Math"/>
            <w:color w:val="auto"/>
            <w:sz w:val="22"/>
            <w:szCs w:val="22"/>
          </w:rPr>
          <m:t>β</m:t>
        </m:r>
      </m:oMath>
      <w:r w:rsidRPr="00CC2F84">
        <w:rPr>
          <w:rFonts w:ascii="Helvetica" w:hAnsi="Helvetica"/>
          <w:i w:val="0"/>
          <w:iCs w:val="0"/>
          <w:color w:val="auto"/>
          <w:sz w:val="22"/>
          <w:szCs w:val="22"/>
        </w:rPr>
        <w:t xml:space="preserve"> using a bisection search algorithm until the simulated final size was within 0.0005 of the theoretical value. For the baseline analysis, </w:t>
      </w:r>
      <w:commentRangeStart w:id="36"/>
      <w:commentRangeStart w:id="37"/>
      <w:r w:rsidRPr="00CC2F84">
        <w:rPr>
          <w:rFonts w:ascii="Helvetica" w:hAnsi="Helvetica"/>
          <w:i w:val="0"/>
          <w:iCs w:val="0"/>
          <w:color w:val="auto"/>
          <w:sz w:val="22"/>
          <w:szCs w:val="22"/>
        </w:rPr>
        <w:t xml:space="preserve">we used </w:t>
      </w:r>
      <m:oMath>
        <m:sSub>
          <m:sSubPr>
            <m:ctrlPr>
              <w:rPr>
                <w:rFonts w:ascii="Cambria Math" w:hAnsi="Cambria Math"/>
                <w:i w:val="0"/>
                <w:iCs w:val="0"/>
                <w:color w:val="auto"/>
                <w:sz w:val="22"/>
                <w:szCs w:val="22"/>
              </w:rPr>
            </m:ctrlPr>
          </m:sSubPr>
          <m:e>
            <m:r>
              <m:rPr>
                <m:scr m:val="script"/>
              </m:rPr>
              <w:rPr>
                <w:rFonts w:ascii="Cambria Math" w:hAnsi="Cambria Math"/>
                <w:color w:val="auto"/>
                <w:sz w:val="22"/>
                <w:szCs w:val="22"/>
              </w:rPr>
              <m:t>R</m:t>
            </m:r>
          </m:e>
          <m:sub>
            <m:r>
              <w:rPr>
                <w:rFonts w:ascii="Cambria Math" w:hAnsi="Cambria Math"/>
                <w:color w:val="auto"/>
                <w:sz w:val="22"/>
                <w:szCs w:val="22"/>
              </w:rPr>
              <m:t>0</m:t>
            </m:r>
          </m:sub>
        </m:sSub>
      </m:oMath>
      <w:r w:rsidRPr="00CC2F84">
        <w:rPr>
          <w:rFonts w:ascii="Helvetica" w:hAnsi="Helvetica"/>
          <w:i w:val="0"/>
          <w:iCs w:val="0"/>
          <w:color w:val="auto"/>
          <w:sz w:val="22"/>
          <w:szCs w:val="22"/>
        </w:rPr>
        <w:t xml:space="preserve"> = 1.5, reflecting a moderate pandemic influenza scenario</w:t>
      </w:r>
      <w:commentRangeEnd w:id="36"/>
      <w:r w:rsidR="00320FD3" w:rsidRPr="00CC2F84">
        <w:rPr>
          <w:rStyle w:val="CommentReference"/>
          <w:rFonts w:ascii="Helvetica" w:hAnsi="Helvetica"/>
          <w:i w:val="0"/>
          <w:iCs w:val="0"/>
          <w:color w:val="auto"/>
          <w:sz w:val="22"/>
          <w:szCs w:val="22"/>
        </w:rPr>
        <w:commentReference w:id="36"/>
      </w:r>
      <w:commentRangeEnd w:id="37"/>
      <w:r w:rsidR="0034347F" w:rsidRPr="00CC2F84">
        <w:rPr>
          <w:rStyle w:val="CommentReference"/>
          <w:rFonts w:ascii="Helvetica" w:hAnsi="Helvetica"/>
          <w:i w:val="0"/>
          <w:iCs w:val="0"/>
          <w:color w:val="auto"/>
          <w:sz w:val="22"/>
          <w:szCs w:val="22"/>
        </w:rPr>
        <w:commentReference w:id="37"/>
      </w:r>
      <w:r w:rsidRPr="00CC2F84">
        <w:rPr>
          <w:rFonts w:ascii="Helvetica" w:hAnsi="Helvetica"/>
          <w:i w:val="0"/>
          <w:iCs w:val="0"/>
          <w:color w:val="auto"/>
          <w:sz w:val="22"/>
          <w:szCs w:val="22"/>
        </w:rPr>
        <w:t xml:space="preserve"> and the effective reproduction number during many COVID-19 surges when behavioral mitigations were in place </w:t>
      </w:r>
      <w:r w:rsidR="5FA808B8" w:rsidRPr="00CC2F84">
        <w:rPr>
          <w:rFonts w:ascii="Helvetica" w:hAnsi="Helvetica"/>
          <w:i w:val="0"/>
          <w:iCs w:val="0"/>
          <w:color w:val="auto"/>
          <w:sz w:val="22"/>
          <w:szCs w:val="22"/>
        </w:rPr>
        <w:t>[</w:t>
      </w:r>
      <w:hyperlink r:id="rId65">
        <w:r w:rsidR="0B52CEA9" w:rsidRPr="00CC2F84">
          <w:rPr>
            <w:rStyle w:val="Hyperlink"/>
            <w:rFonts w:ascii="Helvetica" w:hAnsi="Helvetica"/>
            <w:i w:val="0"/>
            <w:iCs w:val="0"/>
            <w:color w:val="auto"/>
            <w:sz w:val="22"/>
            <w:szCs w:val="22"/>
          </w:rPr>
          <w:t>x</w:t>
        </w:r>
      </w:hyperlink>
      <w:r w:rsidRPr="00CC2F84">
        <w:rPr>
          <w:rFonts w:ascii="Helvetica" w:hAnsi="Helvetica"/>
          <w:i w:val="0"/>
          <w:iCs w:val="0"/>
          <w:color w:val="auto"/>
          <w:sz w:val="22"/>
          <w:szCs w:val="22"/>
        </w:rPr>
        <w:t xml:space="preserve"> </w:t>
      </w:r>
      <w:hyperlink r:id="rId66">
        <w:r w:rsidR="0B52CEA9" w:rsidRPr="00CC2F84">
          <w:rPr>
            <w:rStyle w:val="Hyperlink"/>
            <w:rFonts w:ascii="Helvetica" w:hAnsi="Helvetica"/>
            <w:i w:val="0"/>
            <w:iCs w:val="0"/>
            <w:color w:val="auto"/>
            <w:sz w:val="22"/>
            <w:szCs w:val="22"/>
          </w:rPr>
          <w:t>x</w:t>
        </w:r>
      </w:hyperlink>
      <w:r w:rsidR="5FA808B8" w:rsidRPr="00CC2F84">
        <w:rPr>
          <w:rFonts w:ascii="Helvetica" w:hAnsi="Helvetica"/>
          <w:i w:val="0"/>
          <w:iCs w:val="0"/>
          <w:color w:val="auto"/>
          <w:sz w:val="22"/>
          <w:szCs w:val="22"/>
        </w:rPr>
        <w:t>]</w:t>
      </w:r>
      <w:r w:rsidRPr="00CC2F84">
        <w:rPr>
          <w:rFonts w:ascii="Helvetica" w:hAnsi="Helvetica"/>
          <w:i w:val="0"/>
          <w:iCs w:val="0"/>
          <w:color w:val="auto"/>
          <w:sz w:val="22"/>
          <w:szCs w:val="22"/>
        </w:rPr>
        <w:t xml:space="preserve">. In sensitivity analyses, we considered </w:t>
      </w:r>
      <m:oMath>
        <m:sSub>
          <m:sSubPr>
            <m:ctrlPr>
              <w:rPr>
                <w:rFonts w:ascii="Cambria Math" w:hAnsi="Cambria Math"/>
                <w:i w:val="0"/>
                <w:iCs w:val="0"/>
                <w:color w:val="auto"/>
                <w:sz w:val="22"/>
                <w:szCs w:val="22"/>
              </w:rPr>
            </m:ctrlPr>
          </m:sSubPr>
          <m:e>
            <m:r>
              <m:rPr>
                <m:scr m:val="script"/>
              </m:rPr>
              <w:rPr>
                <w:rFonts w:ascii="Cambria Math" w:hAnsi="Cambria Math"/>
                <w:color w:val="auto"/>
                <w:sz w:val="22"/>
                <w:szCs w:val="22"/>
              </w:rPr>
              <m:t>R</m:t>
            </m:r>
          </m:e>
          <m:sub>
            <m:r>
              <w:rPr>
                <w:rFonts w:ascii="Cambria Math" w:hAnsi="Cambria Math"/>
                <w:color w:val="auto"/>
                <w:sz w:val="22"/>
                <w:szCs w:val="22"/>
              </w:rPr>
              <m:t>0</m:t>
            </m:r>
          </m:sub>
        </m:sSub>
      </m:oMath>
      <w:r w:rsidRPr="00CC2F84">
        <w:rPr>
          <w:rFonts w:ascii="Helvetica" w:hAnsi="Helvetica"/>
          <w:i w:val="0"/>
          <w:iCs w:val="0"/>
          <w:color w:val="auto"/>
          <w:sz w:val="22"/>
          <w:szCs w:val="22"/>
        </w:rPr>
        <w:t xml:space="preserve"> values of 1.2, 2.0, and 3.0. Baseline and sensitivity parameter values are listed in </w:t>
      </w:r>
      <w:r w:rsidRPr="00CC2F84">
        <w:rPr>
          <w:rFonts w:ascii="Helvetica" w:hAnsi="Helvetica"/>
          <w:b/>
          <w:bCs/>
          <w:i w:val="0"/>
          <w:iCs w:val="0"/>
          <w:color w:val="auto"/>
          <w:sz w:val="22"/>
          <w:szCs w:val="22"/>
        </w:rPr>
        <w:t>Supplementary Table S2</w:t>
      </w:r>
      <w:r w:rsidRPr="00CC2F84">
        <w:rPr>
          <w:rFonts w:ascii="Helvetica" w:hAnsi="Helvetica"/>
          <w:i w:val="0"/>
          <w:iCs w:val="0"/>
          <w:color w:val="auto"/>
          <w:sz w:val="22"/>
          <w:szCs w:val="22"/>
        </w:rPr>
        <w:t>.</w:t>
      </w:r>
    </w:p>
    <w:p w14:paraId="5164A905" w14:textId="7CE6B1FC" w:rsidR="00AB7EBC" w:rsidRPr="00CC2F84" w:rsidRDefault="008446C3" w:rsidP="000C35A9">
      <w:pPr>
        <w:pStyle w:val="BodyText"/>
        <w:jc w:val="both"/>
        <w:rPr>
          <w:rFonts w:ascii="Helvetica" w:hAnsi="Helvetica"/>
          <w:sz w:val="22"/>
          <w:szCs w:val="22"/>
        </w:rPr>
      </w:pPr>
      <w:r w:rsidRPr="008446C3">
        <w:rPr>
          <w:rFonts w:ascii="Helvetica" w:hAnsi="Helvetica"/>
          <w:sz w:val="22"/>
          <w:szCs w:val="22"/>
        </w:rPr>
        <w:t>We set the baseline assortativity parameter at η = 2/3, reflecting moderate preferential mixing within population groups. Empirical estimates of occupational assortative mixing are not available for agricultural workers, so we chose a baseline value reflecting the assumption that the majority of contacts occur within-group while allowing for substantial between-group mixing. Because this parameter is poorly constrained, we explored values of η ranging from 0 (proportionate mixing) to 3/4 (strong assortativity) in sensitivity analyses.</w:t>
      </w:r>
      <w:r>
        <w:rPr>
          <w:rFonts w:ascii="Helvetica" w:hAnsi="Helvetica"/>
          <w:sz w:val="22"/>
          <w:szCs w:val="22"/>
        </w:rPr>
        <w:t xml:space="preserve"> </w:t>
      </w:r>
      <w:r w:rsidR="006B4661" w:rsidRPr="00CC2F84">
        <w:rPr>
          <w:rFonts w:ascii="Helvetica" w:hAnsi="Helvetica"/>
          <w:sz w:val="22"/>
          <w:szCs w:val="22"/>
        </w:rPr>
        <w:t>Because agricultural workers constitute a small fraction of the total population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006B4661" w:rsidRPr="00CC2F84">
        <w:rPr>
          <w:rFonts w:ascii="Helvetica" w:hAnsi="Helvetica"/>
          <w:sz w:val="22"/>
          <w:szCs w:val="22"/>
        </w:rPr>
        <w:t xml:space="preserve"> ranges from 0.7% to 2.2% across regions), the proportion of within-group contacts for agricultural workers is approximately equal to </w:t>
      </w:r>
      <m:oMath>
        <m:r>
          <w:rPr>
            <w:rFonts w:ascii="Cambria Math" w:hAnsi="Cambria Math"/>
            <w:sz w:val="22"/>
            <w:szCs w:val="22"/>
          </w:rPr>
          <m:t>η</m:t>
        </m:r>
      </m:oMath>
      <w:r w:rsidR="006B4661" w:rsidRPr="00CC2F84">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AA</m:t>
            </m:r>
          </m:sub>
        </m:sSub>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r>
          <m:rPr>
            <m:sty m:val="p"/>
          </m:rPr>
          <w:rPr>
            <w:rFonts w:ascii="Cambria Math" w:hAnsi="Cambria Math"/>
            <w:sz w:val="22"/>
            <w:szCs w:val="22"/>
          </w:rPr>
          <m:t>≈</m:t>
        </m:r>
        <m:r>
          <w:rPr>
            <w:rFonts w:ascii="Cambria Math" w:hAnsi="Cambria Math"/>
            <w:sz w:val="22"/>
            <w:szCs w:val="22"/>
          </w:rPr>
          <m:t>η</m:t>
        </m:r>
      </m:oMath>
      <w:r w:rsidR="006B4661" w:rsidRPr="00CC2F84">
        <w:rPr>
          <w:rFonts w:ascii="Helvetica" w:hAnsi="Helvetica"/>
          <w:sz w:val="22"/>
          <w:szCs w:val="22"/>
        </w:rPr>
        <w:t xml:space="preserve">, since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oMath>
      <w:r w:rsidR="006B4661" w:rsidRPr="00CC2F84">
        <w:rPr>
          <w:rFonts w:ascii="Helvetica" w:hAnsi="Helvetica"/>
          <w:sz w:val="22"/>
          <w:szCs w:val="22"/>
        </w:rPr>
        <w:t xml:space="preserve"> is small). At the baseline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3</m:t>
        </m:r>
      </m:oMath>
      <w:r w:rsidR="006B4661" w:rsidRPr="00CC2F84">
        <w:rPr>
          <w:rFonts w:ascii="Helvetica" w:hAnsi="Helvetica"/>
          <w:sz w:val="22"/>
          <w:szCs w:val="22"/>
        </w:rPr>
        <w:t xml:space="preserve">, agricultural workers have between 66.9% and 67.4% of their contacts within their own group, depending on the region. The general community, being much larger, has nearly all contacts within their own group regardless of </w:t>
      </w:r>
      <m:oMath>
        <m:r>
          <w:rPr>
            <w:rFonts w:ascii="Cambria Math" w:hAnsi="Cambria Math"/>
            <w:sz w:val="22"/>
            <w:szCs w:val="22"/>
          </w:rPr>
          <m:t>η</m:t>
        </m:r>
      </m:oMath>
      <w:r w:rsidR="006B4661" w:rsidRPr="00CC2F84">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CC</m:t>
            </m:r>
          </m:sub>
        </m:sSub>
      </m:oMath>
      <w:r w:rsidR="006B4661" w:rsidRPr="00CC2F84">
        <w:rPr>
          <w:rFonts w:ascii="Helvetica" w:hAnsi="Helvetica"/>
          <w:sz w:val="22"/>
          <w:szCs w:val="22"/>
        </w:rPr>
        <w:t xml:space="preserve"> ranges from 97.8% </w:t>
      </w:r>
      <w:r w:rsidR="006B4661" w:rsidRPr="00CC2F84">
        <w:rPr>
          <w:rFonts w:ascii="Helvetica" w:hAnsi="Helvetica"/>
          <w:sz w:val="22"/>
          <w:szCs w:val="22"/>
        </w:rPr>
        <w:lastRenderedPageBreak/>
        <w:t xml:space="preserve">to 99.8% across all regions and values of </w:t>
      </w:r>
      <m:oMath>
        <m:r>
          <w:rPr>
            <w:rFonts w:ascii="Cambria Math" w:hAnsi="Cambria Math"/>
            <w:sz w:val="22"/>
            <w:szCs w:val="22"/>
          </w:rPr>
          <m:t>η</m:t>
        </m:r>
      </m:oMath>
      <w:r w:rsidR="006B4661" w:rsidRPr="00CC2F84">
        <w:rPr>
          <w:rFonts w:ascii="Helvetica" w:hAnsi="Helvetica"/>
          <w:sz w:val="22"/>
          <w:szCs w:val="22"/>
        </w:rPr>
        <w:t xml:space="preserve">). At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0</m:t>
        </m:r>
      </m:oMath>
      <w:r w:rsidR="006B4661" w:rsidRPr="00CC2F84">
        <w:rPr>
          <w:rFonts w:ascii="Helvetica" w:hAnsi="Helvetica"/>
          <w:sz w:val="22"/>
          <w:szCs w:val="22"/>
        </w:rPr>
        <w:t xml:space="preserve"> (proportional mixing</w:t>
      </w:r>
      <w:r w:rsidR="00766710">
        <w:rPr>
          <w:rFonts w:ascii="Helvetica" w:hAnsi="Helvetica"/>
          <w:sz w:val="22"/>
          <w:szCs w:val="22"/>
        </w:rPr>
        <w:t>, and the first extreme of the sensitivity analysis</w:t>
      </w:r>
      <w:r w:rsidR="006B4661" w:rsidRPr="00CC2F84">
        <w:rPr>
          <w:rFonts w:ascii="Helvetica" w:hAnsi="Helvetica"/>
          <w:sz w:val="22"/>
          <w:szCs w:val="22"/>
        </w:rPr>
        <w:t xml:space="preserve">), agricultural workers have between 0.7% - 2.2% of their contacts within their own group, depending on the region; at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4</m:t>
        </m:r>
      </m:oMath>
      <w:r w:rsidR="00766710">
        <w:rPr>
          <w:rFonts w:ascii="Helvetica" w:hAnsi="Helvetica"/>
          <w:sz w:val="22"/>
          <w:szCs w:val="22"/>
        </w:rPr>
        <w:t xml:space="preserve"> (the second extreme of the sensitivity analysis)</w:t>
      </w:r>
      <w:r w:rsidR="006B4661" w:rsidRPr="00CC2F84">
        <w:rPr>
          <w:rFonts w:ascii="Helvetica" w:hAnsi="Helvetica"/>
          <w:sz w:val="22"/>
          <w:szCs w:val="22"/>
        </w:rPr>
        <w:t>, this rises to between 75.2% and 75.5%.</w:t>
      </w:r>
    </w:p>
    <w:p w14:paraId="1DB4FC69" w14:textId="38B30871" w:rsidR="00AB7EBC" w:rsidRPr="00CC2F84" w:rsidRDefault="006B4661" w:rsidP="000C35A9">
      <w:pPr>
        <w:pStyle w:val="BodyText"/>
        <w:jc w:val="both"/>
        <w:rPr>
          <w:rFonts w:ascii="Helvetica" w:hAnsi="Helvetica"/>
          <w:sz w:val="22"/>
          <w:szCs w:val="22"/>
        </w:rPr>
      </w:pPr>
      <w:commentRangeStart w:id="38"/>
      <w:commentRangeStart w:id="39"/>
      <w:r w:rsidRPr="00CC2F84">
        <w:rPr>
          <w:rFonts w:ascii="Helvetica" w:hAnsi="Helvetica"/>
          <w:sz w:val="22"/>
          <w:szCs w:val="22"/>
        </w:rPr>
        <w:t>We assumed symptoms began one day after infection and lasted for three days</w:t>
      </w:r>
      <w:commentRangeEnd w:id="38"/>
      <w:r w:rsidR="00320FD3">
        <w:rPr>
          <w:rStyle w:val="CommentReference"/>
          <w:rFonts w:ascii="Helvetica" w:hAnsi="Helvetica"/>
          <w:sz w:val="22"/>
          <w:szCs w:val="22"/>
        </w:rPr>
        <w:commentReference w:id="38"/>
      </w:r>
      <w:commentRangeEnd w:id="39"/>
      <w:r>
        <w:rPr>
          <w:rStyle w:val="CommentReference"/>
          <w:rFonts w:ascii="Helvetica" w:hAnsi="Helvetica"/>
          <w:sz w:val="22"/>
          <w:szCs w:val="22"/>
        </w:rPr>
        <w:commentReference w:id="39"/>
      </w:r>
      <w:r w:rsidR="00CE7A7E">
        <w:rPr>
          <w:rFonts w:ascii="Helvetica" w:hAnsi="Helvetica"/>
          <w:sz w:val="22"/>
          <w:szCs w:val="22"/>
        </w:rPr>
        <w:t>, consistent with (and on the conservative side of) findings that symptomatic influenza infections can cause 3-5 days of absenteeism from work [</w:t>
      </w:r>
      <w:hyperlink r:id="rId67" w:history="1">
        <w:r w:rsidR="00CE7A7E" w:rsidRPr="00CE7A7E">
          <w:rPr>
            <w:rStyle w:val="Hyperlink"/>
            <w:rFonts w:ascii="Helvetica" w:hAnsi="Helvetica"/>
            <w:sz w:val="22"/>
            <w:szCs w:val="22"/>
          </w:rPr>
          <w:t>x</w:t>
        </w:r>
      </w:hyperlink>
      <w:r w:rsidR="00CE7A7E">
        <w:rPr>
          <w:rFonts w:ascii="Helvetica" w:hAnsi="Helvetica"/>
          <w:sz w:val="22"/>
          <w:szCs w:val="22"/>
        </w:rPr>
        <w:t>,</w:t>
      </w:r>
      <w:hyperlink r:id="rId68" w:history="1">
        <w:r w:rsidR="00CE7A7E" w:rsidRPr="00CE7A7E">
          <w:rPr>
            <w:rStyle w:val="Hyperlink"/>
            <w:rFonts w:ascii="Helvetica" w:hAnsi="Helvetica"/>
            <w:sz w:val="22"/>
            <w:szCs w:val="22"/>
          </w:rPr>
          <w:t>x</w:t>
        </w:r>
      </w:hyperlink>
      <w:r w:rsidR="00CE7A7E">
        <w:rPr>
          <w:rFonts w:ascii="Helvetica" w:hAnsi="Helvetica"/>
          <w:sz w:val="22"/>
          <w:szCs w:val="22"/>
        </w:rPr>
        <w:t xml:space="preserve">]. </w:t>
      </w:r>
      <w:r w:rsidR="002C445B" w:rsidRPr="002C445B">
        <w:rPr>
          <w:rFonts w:ascii="Helvetica" w:hAnsi="Helvetica"/>
          <w:sz w:val="22"/>
          <w:szCs w:val="22"/>
        </w:rPr>
        <w:t>We assumed half of all infections were symptomatic enough to cause a laborer to miss work (p_symp = 0.5), consistent with estimates that approximately 50% of influenza infections produce clinically paparent illness [x x]. Since production losses scale linearly with p_symp, results for any symptomatic proportion can be obtained by rescaling our findings for p_symp = 1 (</w:t>
      </w:r>
      <w:r w:rsidR="002C445B" w:rsidRPr="002C445B">
        <w:rPr>
          <w:rFonts w:ascii="Helvetica" w:hAnsi="Helvetica"/>
          <w:b/>
          <w:bCs/>
          <w:sz w:val="22"/>
          <w:szCs w:val="22"/>
        </w:rPr>
        <w:t>Supplementary Figure S13</w:t>
      </w:r>
      <w:r w:rsidR="002C445B" w:rsidRPr="002C445B">
        <w:rPr>
          <w:rFonts w:ascii="Helvetica" w:hAnsi="Helvetica"/>
          <w:sz w:val="22"/>
          <w:szCs w:val="22"/>
        </w:rPr>
        <w:t>).</w:t>
      </w:r>
    </w:p>
    <w:p w14:paraId="43440895" w14:textId="77777777" w:rsidR="00AB7EBC" w:rsidRPr="00CC2F84" w:rsidRDefault="006B4661" w:rsidP="000C35A9">
      <w:pPr>
        <w:pStyle w:val="BodyText"/>
        <w:jc w:val="both"/>
        <w:rPr>
          <w:rFonts w:ascii="Helvetica" w:hAnsi="Helvetica"/>
          <w:sz w:val="22"/>
          <w:szCs w:val="22"/>
        </w:rPr>
      </w:pPr>
      <w:r w:rsidRPr="00CC2F84">
        <w:rPr>
          <w:rFonts w:ascii="Helvetica" w:hAnsi="Helvetica"/>
          <w:sz w:val="22"/>
          <w:szCs w:val="22"/>
        </w:rPr>
        <w:t xml:space="preserve">The transmission model requires knowing the fraction of households of each size are crowded, but the ACS and NAWS data report household size distribution and crowding proportion separately. To assign crowding levels by household size, we assumed that the crowding probability increased linearly from households of size 2 to households of size 7+ (since households of size 1 by definition cannot be crowded). We obeyed the constraints that (1) the overall proportion of crowded households must match the ACS- or NAWS-reported proportion, and (2) households of size 7+ are </w:t>
      </w:r>
      <m:oMath>
        <m:r>
          <w:rPr>
            <w:rFonts w:ascii="Cambria Math" w:hAnsi="Cambria Math"/>
            <w:sz w:val="22"/>
            <w:szCs w:val="22"/>
          </w:rPr>
          <m:t>d</m:t>
        </m:r>
      </m:oMath>
      <w:r w:rsidRPr="00CC2F84">
        <w:rPr>
          <w:rFonts w:ascii="Helvetica" w:hAnsi="Helvetica"/>
          <w:sz w:val="22"/>
          <w:szCs w:val="22"/>
        </w:rPr>
        <w:t xml:space="preserve"> times as likely to be crowded as households of size 2 (</w:t>
      </w:r>
      <w:r w:rsidRPr="00CC2F84">
        <w:rPr>
          <w:rFonts w:ascii="Helvetica" w:hAnsi="Helvetica"/>
          <w:b/>
          <w:bCs/>
          <w:sz w:val="22"/>
          <w:szCs w:val="22"/>
        </w:rPr>
        <w:t>Supplementary Methods</w:t>
      </w:r>
      <w:r w:rsidRPr="00CC2F84">
        <w:rPr>
          <w:rFonts w:ascii="Helvetica" w:hAnsi="Helvetica"/>
          <w:sz w:val="22"/>
          <w:szCs w:val="22"/>
        </w:rPr>
        <w:t xml:space="preserve">). We used a baseline of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2</m:t>
        </m:r>
      </m:oMath>
      <w:r w:rsidRPr="00CC2F84">
        <w:rPr>
          <w:rFonts w:ascii="Helvetica" w:hAnsi="Helvetica"/>
          <w:sz w:val="22"/>
          <w:szCs w:val="22"/>
        </w:rPr>
        <w:t xml:space="preserve"> (i.e. households of size 7+ are twice as likely to be crowded as households of size 2). In sensitivity analyses, we considered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1</m:t>
        </m:r>
      </m:oMath>
      <w:r w:rsidRPr="00CC2F84">
        <w:rPr>
          <w:rFonts w:ascii="Helvetica" w:hAnsi="Helvetica"/>
          <w:sz w:val="22"/>
          <w:szCs w:val="22"/>
        </w:rPr>
        <w:t xml:space="preserve"> and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3</m:t>
        </m:r>
      </m:oMath>
      <w:r w:rsidRPr="00CC2F84">
        <w:rPr>
          <w:rFonts w:ascii="Helvetica" w:hAnsi="Helvetica"/>
          <w:sz w:val="22"/>
          <w:szCs w:val="22"/>
        </w:rPr>
        <w:t>.</w:t>
      </w:r>
    </w:p>
    <w:p w14:paraId="33300ECD" w14:textId="14015F16" w:rsidR="00AB7EBC" w:rsidRPr="00CC2F84" w:rsidRDefault="006B4661" w:rsidP="007B1CFB">
      <w:pPr>
        <w:pStyle w:val="Heading4"/>
        <w:jc w:val="both"/>
        <w:rPr>
          <w:rFonts w:ascii="Helvetica" w:hAnsi="Helvetica"/>
          <w:i w:val="0"/>
          <w:iCs w:val="0"/>
          <w:color w:val="auto"/>
          <w:sz w:val="22"/>
          <w:szCs w:val="22"/>
        </w:rPr>
      </w:pPr>
      <w:bookmarkStart w:id="40" w:name="model-implementation"/>
      <w:bookmarkEnd w:id="31"/>
      <w:r w:rsidRPr="00CC2F84">
        <w:rPr>
          <w:rFonts w:ascii="Helvetica" w:hAnsi="Helvetica"/>
          <w:color w:val="auto"/>
          <w:sz w:val="22"/>
          <w:szCs w:val="22"/>
        </w:rPr>
        <w:t>Model implementation</w:t>
      </w:r>
      <w:r w:rsidR="007B1CFB" w:rsidRPr="00CC2F84">
        <w:rPr>
          <w:rFonts w:ascii="Helvetica" w:hAnsi="Helvetica"/>
          <w:color w:val="auto"/>
          <w:sz w:val="22"/>
          <w:szCs w:val="22"/>
        </w:rPr>
        <w:t xml:space="preserve">. </w:t>
      </w:r>
      <w:r w:rsidRPr="00CC2F84">
        <w:rPr>
          <w:rFonts w:ascii="Helvetica" w:hAnsi="Helvetica"/>
          <w:i w:val="0"/>
          <w:iCs w:val="0"/>
          <w:color w:val="auto"/>
          <w:sz w:val="22"/>
          <w:szCs w:val="22"/>
        </w:rPr>
        <w:t xml:space="preserve">We implemented the transmission model in </w:t>
      </w:r>
      <w:r w:rsidRPr="00CC2F84">
        <w:rPr>
          <w:rStyle w:val="VerbatimChar"/>
          <w:rFonts w:ascii="Helvetica" w:hAnsi="Helvetica" w:cs="Courier New"/>
          <w:b/>
          <w:bCs/>
          <w:i w:val="0"/>
          <w:iCs w:val="0"/>
          <w:color w:val="auto"/>
          <w:szCs w:val="22"/>
        </w:rPr>
        <w:t>R</w:t>
      </w:r>
      <w:r w:rsidRPr="00CC2F84">
        <w:rPr>
          <w:rFonts w:ascii="Helvetica" w:hAnsi="Helvetica"/>
          <w:i w:val="0"/>
          <w:iCs w:val="0"/>
          <w:color w:val="auto"/>
          <w:sz w:val="22"/>
          <w:szCs w:val="22"/>
        </w:rPr>
        <w:t xml:space="preserve"> (version 4.5.0) using </w:t>
      </w:r>
      <w:r w:rsidRPr="00CC2F84">
        <w:rPr>
          <w:rStyle w:val="VerbatimChar"/>
          <w:rFonts w:ascii="Helvetica" w:hAnsi="Helvetica" w:cs="Courier New"/>
          <w:b/>
          <w:bCs/>
          <w:i w:val="0"/>
          <w:iCs w:val="0"/>
          <w:color w:val="auto"/>
          <w:szCs w:val="22"/>
        </w:rPr>
        <w:t>odin</w:t>
      </w:r>
      <w:r w:rsidRPr="00CC2F84">
        <w:rPr>
          <w:rFonts w:ascii="Helvetica" w:hAnsi="Helvetica" w:cs="Courier New"/>
          <w:i w:val="0"/>
          <w:iCs w:val="0"/>
          <w:color w:val="auto"/>
          <w:sz w:val="22"/>
          <w:szCs w:val="22"/>
        </w:rPr>
        <w:t xml:space="preserve"> </w:t>
      </w:r>
      <w:r w:rsidRPr="00CC2F84">
        <w:rPr>
          <w:rFonts w:ascii="Helvetica" w:hAnsi="Helvetica"/>
          <w:i w:val="0"/>
          <w:iCs w:val="0"/>
          <w:color w:val="auto"/>
          <w:sz w:val="22"/>
          <w:szCs w:val="22"/>
        </w:rPr>
        <w:t xml:space="preserve">(version 1.2.7). </w:t>
      </w:r>
      <w:commentRangeStart w:id="41"/>
      <w:commentRangeStart w:id="42"/>
      <w:r w:rsidRPr="00CC2F84">
        <w:rPr>
          <w:rFonts w:ascii="Helvetica" w:hAnsi="Helvetica"/>
          <w:i w:val="0"/>
          <w:iCs w:val="0"/>
          <w:color w:val="auto"/>
          <w:sz w:val="22"/>
          <w:szCs w:val="22"/>
        </w:rPr>
        <w:t xml:space="preserve">We initialized outbreaks by setting 0.1% of individuals in each sub-population as infectious. </w:t>
      </w:r>
      <w:commentRangeEnd w:id="41"/>
      <w:r w:rsidR="00320FD3" w:rsidRPr="00CC2F84">
        <w:rPr>
          <w:rStyle w:val="CommentReference"/>
          <w:rFonts w:ascii="Helvetica" w:hAnsi="Helvetica"/>
          <w:i w:val="0"/>
          <w:iCs w:val="0"/>
          <w:color w:val="auto"/>
          <w:sz w:val="22"/>
          <w:szCs w:val="22"/>
        </w:rPr>
        <w:commentReference w:id="41"/>
      </w:r>
      <w:commentRangeEnd w:id="42"/>
      <w:r w:rsidRPr="00CC2F84">
        <w:rPr>
          <w:rStyle w:val="CommentReference"/>
          <w:rFonts w:ascii="Helvetica" w:hAnsi="Helvetica"/>
          <w:i w:val="0"/>
          <w:iCs w:val="0"/>
          <w:color w:val="auto"/>
          <w:sz w:val="22"/>
          <w:szCs w:val="22"/>
        </w:rPr>
        <w:commentReference w:id="42"/>
      </w:r>
      <w:r w:rsidRPr="00CC2F84">
        <w:rPr>
          <w:rFonts w:ascii="Helvetica" w:hAnsi="Helvetica"/>
          <w:i w:val="0"/>
          <w:iCs w:val="0"/>
          <w:color w:val="auto"/>
          <w:sz w:val="22"/>
          <w:szCs w:val="22"/>
        </w:rPr>
        <w:t>We distributed the initial infectious individuals proportionally across household types, approximating uniform random seeding of infections across each sub-population. We simulated outbreaks over 365 days.</w:t>
      </w:r>
    </w:p>
    <w:p w14:paraId="55B490C8" w14:textId="15298702" w:rsidR="00AB7EBC" w:rsidRPr="00CC2F84" w:rsidRDefault="0034347F" w:rsidP="007B1CFB">
      <w:pPr>
        <w:pStyle w:val="BodyText"/>
        <w:jc w:val="both"/>
        <w:rPr>
          <w:rFonts w:ascii="Helvetica" w:hAnsi="Helvetica"/>
          <w:sz w:val="22"/>
          <w:szCs w:val="22"/>
        </w:rPr>
      </w:pPr>
      <w:r w:rsidRPr="00CC2F84">
        <w:rPr>
          <w:rFonts w:ascii="Helvetica" w:hAnsi="Helvetica"/>
          <w:sz w:val="22"/>
          <w:szCs w:val="22"/>
        </w:rPr>
        <w:t xml:space="preserve">In addition to the main regional simulations, we also generated county-level simulations to explore differences in transmission between agricultural workers and the general population at a finer geographic scale. </w:t>
      </w:r>
      <w:commentRangeStart w:id="43"/>
      <w:commentRangeStart w:id="44"/>
      <w:r w:rsidRPr="00CC2F84">
        <w:rPr>
          <w:rFonts w:ascii="Helvetica" w:hAnsi="Helvetica"/>
          <w:sz w:val="22"/>
          <w:szCs w:val="22"/>
        </w:rPr>
        <w:t xml:space="preserve">Since the NAWS dataset does not report at the county level, we imputed county-level household size distributions and crowding proportions for agricultural workers using three different methods: an “additive” method, where county-level NAWS values were imputed by adding the difference between the county-level and regional ACS </w:t>
      </w:r>
      <w:r w:rsidR="508EC78B" w:rsidRPr="00CC2F84">
        <w:rPr>
          <w:rFonts w:ascii="Helvetica" w:hAnsi="Helvetica"/>
          <w:sz w:val="22"/>
          <w:szCs w:val="22"/>
        </w:rPr>
        <w:t xml:space="preserve">(general community) </w:t>
      </w:r>
      <w:r w:rsidRPr="00CC2F84">
        <w:rPr>
          <w:rFonts w:ascii="Helvetica" w:hAnsi="Helvetica"/>
          <w:sz w:val="22"/>
          <w:szCs w:val="22"/>
        </w:rPr>
        <w:t>values to the regional NAWS value; a “multiplicative” method, where regional NAWS values were scaled by the ratio of county-level to regional ACS values; and a “null” method, where regional NAWS values were used without adjustment (</w:t>
      </w:r>
      <w:r w:rsidRPr="00CC2F84">
        <w:rPr>
          <w:rFonts w:ascii="Helvetica" w:hAnsi="Helvetica"/>
          <w:b/>
          <w:bCs/>
          <w:sz w:val="22"/>
          <w:szCs w:val="22"/>
        </w:rPr>
        <w:t>Supplementary Methods</w:t>
      </w:r>
      <w:r w:rsidRPr="00CC2F84">
        <w:rPr>
          <w:rFonts w:ascii="Helvetica" w:hAnsi="Helvetica"/>
          <w:sz w:val="22"/>
          <w:szCs w:val="22"/>
        </w:rPr>
        <w:t>).</w:t>
      </w:r>
      <w:commentRangeEnd w:id="43"/>
      <w:r w:rsidR="00320FD3" w:rsidRPr="00CC2F84">
        <w:rPr>
          <w:rStyle w:val="CommentReference"/>
          <w:rFonts w:ascii="Helvetica" w:hAnsi="Helvetica"/>
          <w:sz w:val="22"/>
          <w:szCs w:val="22"/>
        </w:rPr>
        <w:commentReference w:id="43"/>
      </w:r>
      <w:commentRangeEnd w:id="44"/>
      <w:r w:rsidRPr="00CC2F84">
        <w:rPr>
          <w:rStyle w:val="CommentReference"/>
          <w:rFonts w:ascii="Helvetica" w:hAnsi="Helvetica"/>
          <w:sz w:val="22"/>
          <w:szCs w:val="22"/>
        </w:rPr>
        <w:commentReference w:id="44"/>
      </w:r>
      <w:r w:rsidRPr="00CC2F84">
        <w:rPr>
          <w:rFonts w:ascii="Helvetica" w:hAnsi="Helvetica"/>
          <w:sz w:val="22"/>
          <w:szCs w:val="22"/>
        </w:rPr>
        <w:t xml:space="preserve"> The “null” method yielded no variation in county-level agricultural household characteristics within a region; the “additive” method yielded an intermediate amount of variation; and the “multiplicative” method yielded a high amount of variation (</w:t>
      </w:r>
      <w:r w:rsidRPr="00CC2F84">
        <w:rPr>
          <w:rFonts w:ascii="Helvetica" w:hAnsi="Helvetica"/>
          <w:b/>
          <w:bCs/>
          <w:sz w:val="22"/>
          <w:szCs w:val="22"/>
        </w:rPr>
        <w:t>Supplementary Figures S2–S3</w:t>
      </w:r>
      <w:r w:rsidRPr="00CC2F84">
        <w:rPr>
          <w:rFonts w:ascii="Helvetica" w:hAnsi="Helvetica"/>
          <w:sz w:val="22"/>
          <w:szCs w:val="22"/>
        </w:rPr>
        <w:t>). We treated the “additive” method as a baseline and considered the “null” and “multiplicative” methods in sensitivity analyses. Due to the high uncertainty in these imputation methods, we emphasize that these county-level results have a low level of confidence and are intended to provide a rough estimate of within-region variation around the regional mean.</w:t>
      </w:r>
    </w:p>
    <w:p w14:paraId="0B233F59" w14:textId="77777777" w:rsidR="00AB7EBC" w:rsidRPr="00CC2F84" w:rsidRDefault="006B4661">
      <w:pPr>
        <w:pStyle w:val="Heading3"/>
        <w:rPr>
          <w:rFonts w:ascii="Helvetica" w:hAnsi="Helvetica"/>
          <w:color w:val="auto"/>
          <w:sz w:val="22"/>
          <w:szCs w:val="22"/>
          <w:u w:val="single"/>
        </w:rPr>
      </w:pPr>
      <w:bookmarkStart w:id="45" w:name="outcomes-and-measurements"/>
      <w:bookmarkEnd w:id="21"/>
      <w:bookmarkEnd w:id="40"/>
      <w:r w:rsidRPr="00CC2F84">
        <w:rPr>
          <w:rFonts w:ascii="Helvetica" w:hAnsi="Helvetica"/>
          <w:color w:val="auto"/>
          <w:sz w:val="22"/>
          <w:szCs w:val="22"/>
          <w:u w:val="single"/>
        </w:rPr>
        <w:t>Outcomes and measurements</w:t>
      </w:r>
    </w:p>
    <w:p w14:paraId="6241E204" w14:textId="77777777" w:rsidR="00AB7EBC" w:rsidRPr="00CC2F84" w:rsidRDefault="006B4661" w:rsidP="007B1CFB">
      <w:pPr>
        <w:pStyle w:val="FirstParagraph"/>
        <w:jc w:val="both"/>
        <w:rPr>
          <w:rFonts w:ascii="Helvetica" w:hAnsi="Helvetica"/>
          <w:sz w:val="22"/>
          <w:szCs w:val="22"/>
        </w:rPr>
      </w:pPr>
      <w:r w:rsidRPr="00CC2F84">
        <w:rPr>
          <w:rFonts w:ascii="Helvetica" w:hAnsi="Helvetica"/>
          <w:sz w:val="22"/>
          <w:szCs w:val="22"/>
        </w:rPr>
        <w:t xml:space="preserve">We compared the difference in household size distribution (mean household size, proportion of households with 4 or more people) and the difference in household crowding rates between </w:t>
      </w:r>
      <w:r w:rsidRPr="00CC2F84">
        <w:rPr>
          <w:rFonts w:ascii="Helvetica" w:hAnsi="Helvetica"/>
          <w:sz w:val="22"/>
          <w:szCs w:val="22"/>
        </w:rPr>
        <w:lastRenderedPageBreak/>
        <w:t>agricultural workers and the general community at the region level. For the outbreak simulations, we measured differences in peak prevalence, time to peak, final size, and maximum incidence deviation between agricultural workers and the general community.</w:t>
      </w:r>
    </w:p>
    <w:p w14:paraId="1488A57F" w14:textId="77777777" w:rsidR="00AB7EBC" w:rsidRPr="00CC2F84" w:rsidRDefault="006B4661" w:rsidP="007B1CFB">
      <w:pPr>
        <w:pStyle w:val="BodyText"/>
        <w:jc w:val="both"/>
        <w:rPr>
          <w:rFonts w:ascii="Helvetica" w:hAnsi="Helvetica"/>
          <w:sz w:val="22"/>
          <w:szCs w:val="22"/>
        </w:rPr>
      </w:pPr>
      <w:r w:rsidRPr="00CC2F84">
        <w:rPr>
          <w:rFonts w:ascii="Helvetica" w:hAnsi="Helvetica"/>
          <w:sz w:val="22"/>
          <w:szCs w:val="22"/>
        </w:rPr>
        <w:t xml:space="preserve">To translate disease dynamics into agricultural productivity impacts, we estimated the number of workers unable to perform harvest labor each day due to symptomatic illness. We assumed that symptomatic individuals could not perform agricultural labor. This allowed us to calculate a daily “workforce strength”, consisting of the fraction of agricultural workers still healthy. </w:t>
      </w:r>
      <w:commentRangeStart w:id="46"/>
      <w:commentRangeStart w:id="47"/>
      <w:r w:rsidRPr="00CC2F84">
        <w:rPr>
          <w:rFonts w:ascii="Helvetica" w:hAnsi="Helvetica"/>
          <w:sz w:val="22"/>
          <w:szCs w:val="22"/>
        </w:rPr>
        <w:t xml:space="preserve">We multiplied this workforce strength by the daily harvest fraction </w:t>
      </w:r>
      <w:commentRangeEnd w:id="46"/>
      <w:r w:rsidR="00320FD3" w:rsidRPr="00CC2F84">
        <w:rPr>
          <w:rStyle w:val="CommentReference"/>
          <w:rFonts w:ascii="Helvetica" w:hAnsi="Helvetica"/>
          <w:sz w:val="22"/>
          <w:szCs w:val="22"/>
        </w:rPr>
        <w:commentReference w:id="46"/>
      </w:r>
      <w:commentRangeEnd w:id="47"/>
      <w:r w:rsidRPr="00CC2F84">
        <w:rPr>
          <w:rStyle w:val="CommentReference"/>
          <w:rFonts w:ascii="Helvetica" w:hAnsi="Helvetica"/>
          <w:sz w:val="22"/>
          <w:szCs w:val="22"/>
        </w:rPr>
        <w:commentReference w:id="47"/>
      </w:r>
      <w:r w:rsidRPr="00CC2F84">
        <w:rPr>
          <w:rFonts w:ascii="Helvetica" w:hAnsi="Helvetica"/>
          <w:sz w:val="22"/>
          <w:szCs w:val="22"/>
        </w:rPr>
        <w:t>for each crop to obtain an outbreak-adjusted harvest volume and summed this adjusted volume over the full year to measure the agricultural impact of the outbreak. We did this for outbreaks peaking on each day of the year to assess the impact of outbreak timing on agricultural productivity for each crop.</w:t>
      </w:r>
    </w:p>
    <w:p w14:paraId="5941BE25" w14:textId="77777777" w:rsidR="00AB7EBC" w:rsidRPr="00CC2F84" w:rsidRDefault="006B4661">
      <w:pPr>
        <w:pStyle w:val="Heading2"/>
        <w:rPr>
          <w:rFonts w:ascii="Helvetica" w:hAnsi="Helvetica"/>
          <w:b/>
          <w:bCs/>
          <w:color w:val="auto"/>
          <w:sz w:val="22"/>
          <w:szCs w:val="22"/>
        </w:rPr>
      </w:pPr>
      <w:bookmarkStart w:id="48" w:name="results"/>
      <w:bookmarkEnd w:id="8"/>
      <w:bookmarkEnd w:id="45"/>
      <w:r w:rsidRPr="00CC2F84">
        <w:rPr>
          <w:rFonts w:ascii="Helvetica" w:hAnsi="Helvetica"/>
          <w:b/>
          <w:bCs/>
          <w:color w:val="auto"/>
          <w:sz w:val="22"/>
          <w:szCs w:val="22"/>
        </w:rPr>
        <w:t>Results</w:t>
      </w:r>
    </w:p>
    <w:p w14:paraId="4A287672" w14:textId="77777777" w:rsidR="00AB7EBC" w:rsidRPr="00CC2F84" w:rsidRDefault="006B4661">
      <w:pPr>
        <w:pStyle w:val="Heading3"/>
        <w:rPr>
          <w:rFonts w:ascii="Helvetica" w:hAnsi="Helvetica"/>
          <w:color w:val="auto"/>
          <w:sz w:val="22"/>
          <w:szCs w:val="22"/>
          <w:u w:val="single"/>
        </w:rPr>
      </w:pPr>
      <w:bookmarkStart w:id="49" w:name="X37b0b664aa263b343ba0ae65727d7eec825df59"/>
      <w:r w:rsidRPr="00CC2F84">
        <w:rPr>
          <w:rFonts w:ascii="Helvetica" w:hAnsi="Helvetica"/>
          <w:color w:val="auto"/>
          <w:sz w:val="22"/>
          <w:szCs w:val="22"/>
          <w:u w:val="single"/>
        </w:rPr>
        <w:t>Household size and crowding lead to higher modeled disease prevalence among agricultural workers.</w:t>
      </w:r>
    </w:p>
    <w:p w14:paraId="0D54C790" w14:textId="30C5C135" w:rsidR="00AB7EBC" w:rsidRPr="00CC2F84" w:rsidRDefault="006B4661" w:rsidP="007B1CFB">
      <w:pPr>
        <w:pStyle w:val="FirstParagraph"/>
        <w:jc w:val="both"/>
        <w:rPr>
          <w:rFonts w:ascii="Helvetica" w:hAnsi="Helvetica"/>
          <w:sz w:val="22"/>
          <w:szCs w:val="22"/>
        </w:rPr>
      </w:pPr>
      <w:r w:rsidRPr="00CC2F84">
        <w:rPr>
          <w:rFonts w:ascii="Helvetica" w:hAnsi="Helvetica"/>
          <w:sz w:val="22"/>
          <w:szCs w:val="22"/>
        </w:rPr>
        <w:t>Agricultural worker households are substantially larger and more crowded on average than the general U.S. population (</w:t>
      </w:r>
      <w:r w:rsidRPr="00CC2F84">
        <w:rPr>
          <w:rFonts w:ascii="Helvetica" w:hAnsi="Helvetica"/>
          <w:b/>
          <w:bCs/>
          <w:sz w:val="22"/>
          <w:szCs w:val="22"/>
        </w:rPr>
        <w:t>Figure 1, Supplementary Table S1</w:t>
      </w:r>
      <w:r w:rsidRPr="00CC2F84">
        <w:rPr>
          <w:rFonts w:ascii="Helvetica" w:hAnsi="Helvetica"/>
          <w:sz w:val="22"/>
          <w:szCs w:val="22"/>
        </w:rPr>
        <w:t>). The mean household size among agricultural workers ranged from 3.3 to 4.1 people across regions, compared to 2.4 to 2.8 people for the general population. The proportion of households of size 4 or greater ranged from 41% to 62% among agricultural workers vs. 20% to 30% for the general population. The proportion of crowded households ranged from 11.2%-32.8% for agricultural workers compared to 1.9%-8.3% in the general population. This translated into crowding rates that were 3.3 to 8.6 times higher among agricultural workers than the general population across the six regions.</w:t>
      </w:r>
      <w:r w:rsidR="00626495">
        <w:rPr>
          <w:rFonts w:ascii="Helvetica" w:hAnsi="Helvetica"/>
          <w:sz w:val="22"/>
          <w:szCs w:val="22"/>
        </w:rPr>
        <w:t xml:space="preserve"> The California region had the highest household crowding rates both for agricultural workers (32.8%) and the general population (8.3%, population-weighted mean across counties). </w:t>
      </w:r>
    </w:p>
    <w:p w14:paraId="0878921E" w14:textId="77777777" w:rsidR="00AB7EBC" w:rsidRPr="00CC2F84" w:rsidRDefault="006B4661" w:rsidP="007B1CFB">
      <w:pPr>
        <w:pStyle w:val="BodyText"/>
        <w:jc w:val="both"/>
        <w:rPr>
          <w:rFonts w:ascii="Helvetica" w:hAnsi="Helvetica"/>
          <w:sz w:val="22"/>
          <w:szCs w:val="22"/>
        </w:rPr>
      </w:pPr>
      <w:r w:rsidRPr="00CC2F84">
        <w:rPr>
          <w:rFonts w:ascii="Helvetica" w:hAnsi="Helvetica"/>
          <w:sz w:val="22"/>
          <w:szCs w:val="22"/>
        </w:rPr>
        <w:t>Simulations of respiratory disease outbreaks at the regional level revealed consistently higher disease burden among agricultural workers than in the general population (</w:t>
      </w:r>
      <w:r w:rsidRPr="00CC2F84">
        <w:rPr>
          <w:rFonts w:ascii="Helvetica" w:hAnsi="Helvetica"/>
          <w:b/>
          <w:bCs/>
          <w:sz w:val="22"/>
          <w:szCs w:val="22"/>
        </w:rPr>
        <w:t>Figure 2, Supplementary Tables S3-S4</w:t>
      </w:r>
      <w:r w:rsidRPr="00CC2F84">
        <w:rPr>
          <w:rFonts w:ascii="Helvetica" w:hAnsi="Helvetica"/>
          <w:sz w:val="22"/>
          <w:szCs w:val="22"/>
        </w:rPr>
        <w:t>). Under baseline assumptions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1.5, SAR = 20%/40% for uncrowded/crowded households, </w:t>
      </w:r>
      <m:oMath>
        <m:r>
          <w:rPr>
            <w:rFonts w:ascii="Cambria Math" w:hAnsi="Cambria Math"/>
            <w:sz w:val="22"/>
            <w:szCs w:val="22"/>
          </w:rPr>
          <m:t>η</m:t>
        </m:r>
      </m:oMath>
      <w:r w:rsidRPr="00CC2F84">
        <w:rPr>
          <w:rFonts w:ascii="Helvetica" w:hAnsi="Helvetica"/>
          <w:sz w:val="22"/>
          <w:szCs w:val="22"/>
        </w:rPr>
        <w:t xml:space="preserve"> = 2/3), peak prevalence among agricultural workers was 1.23 to 1.45 times that of the general population across regions. Final sizes were 1.15 to 1.28 times higher among agricultural workers, with final sizes of 66–77% among agricultural workers compared to 56–64% in the general population. Outbreaks peaked between 5 and 12 days earlier in agricultural workers across regions. At the point of maximum prevalence difference, the prevalence in agricultural workers was 1.74 to 2.78 times higher in agricultural workers vs. the general community.</w:t>
      </w:r>
    </w:p>
    <w:p w14:paraId="148A4239" w14:textId="77777777" w:rsidR="00AB7EBC" w:rsidRPr="00CC2F84" w:rsidRDefault="006B4661" w:rsidP="007B1CFB">
      <w:pPr>
        <w:pStyle w:val="BodyText"/>
        <w:jc w:val="both"/>
        <w:rPr>
          <w:rFonts w:ascii="Helvetica" w:hAnsi="Helvetica"/>
          <w:sz w:val="22"/>
          <w:szCs w:val="22"/>
        </w:rPr>
      </w:pPr>
      <w:r w:rsidRPr="00CC2F84">
        <w:rPr>
          <w:rFonts w:ascii="Helvetica" w:hAnsi="Helvetica"/>
          <w:sz w:val="22"/>
          <w:szCs w:val="22"/>
        </w:rPr>
        <w:t>These differences were sensitive to the basic reproduction number (</w:t>
      </w:r>
      <w:r w:rsidRPr="00CC2F84">
        <w:rPr>
          <w:rFonts w:ascii="Helvetica" w:hAnsi="Helvetica"/>
          <w:b/>
          <w:bCs/>
          <w:sz w:val="22"/>
          <w:szCs w:val="22"/>
        </w:rPr>
        <w:t>Supplementary Figures S4-S5, Supplementary Tables S3-S4</w:t>
      </w:r>
      <w:r w:rsidRPr="00CC2F84">
        <w:rPr>
          <w:rFonts w:ascii="Helvetica" w:hAnsi="Helvetica"/>
          <w:sz w:val="22"/>
          <w:szCs w:val="22"/>
        </w:rPr>
        <w:t xml:space="preserve">). At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1.2, final size ratios were largest (1.36–1.76 times) despite the overall lower disease burden, and peak prevalence ratios ranged from 1.46 to 2.18 times. The final size at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1.2</m:t>
        </m:r>
      </m:oMath>
      <w:r w:rsidRPr="00CC2F84">
        <w:rPr>
          <w:rFonts w:ascii="Helvetica" w:hAnsi="Helvetica"/>
          <w:sz w:val="22"/>
          <w:szCs w:val="22"/>
        </w:rPr>
        <w:t xml:space="preserve"> was 40–59% for agricultural workers and 28–40% for the general community. At higher transmissibility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2.0), peak prevalence ratios narrowed to 1.12–1.21 times, and final size ratios to 1.06–1.10 times as both populations approached high overall infection levels. At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3.0, with near-complete infection of both populations, final size ratios were 1.01–1.02 times higher in agricultural workers, while peak prevalence ratios were 1.05–1.09 times higher.</w:t>
      </w:r>
    </w:p>
    <w:p w14:paraId="171B3676" w14:textId="77777777" w:rsidR="00AB7EBC" w:rsidRPr="00CC2F84" w:rsidRDefault="006B4661" w:rsidP="007B1CFB">
      <w:pPr>
        <w:pStyle w:val="BodyText"/>
        <w:jc w:val="both"/>
        <w:rPr>
          <w:rFonts w:ascii="Helvetica" w:hAnsi="Helvetica"/>
          <w:sz w:val="22"/>
          <w:szCs w:val="22"/>
        </w:rPr>
      </w:pPr>
      <w:r w:rsidRPr="00CC2F84">
        <w:rPr>
          <w:rFonts w:ascii="Helvetica" w:hAnsi="Helvetica"/>
          <w:sz w:val="22"/>
          <w:szCs w:val="22"/>
        </w:rPr>
        <w:lastRenderedPageBreak/>
        <w:t xml:space="preserve">Increasing SAR in crowded households generally led to greater differences in final size, peak prevalence, and peak timing. Increasing assortativity (more within-group mixing;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oMath>
      <w:r w:rsidRPr="00CC2F84">
        <w:rPr>
          <w:rFonts w:ascii="Helvetica" w:hAnsi="Helvetica"/>
          <w:sz w:val="22"/>
          <w:szCs w:val="22"/>
        </w:rPr>
        <w:t xml:space="preserve">) generally had a similar effect. </w:t>
      </w:r>
      <w:commentRangeStart w:id="50"/>
      <w:commentRangeStart w:id="51"/>
      <w:r w:rsidRPr="00CC2F84">
        <w:rPr>
          <w:rFonts w:ascii="Helvetica" w:hAnsi="Helvetica"/>
          <w:sz w:val="22"/>
          <w:szCs w:val="22"/>
        </w:rPr>
        <w:t>The simulated epidemics were largely insensitive to the fold-difference in crowding between the largest and smallest households (</w:t>
      </w:r>
      <m:oMath>
        <m:r>
          <w:rPr>
            <w:rFonts w:ascii="Cambria Math" w:hAnsi="Cambria Math"/>
            <w:sz w:val="22"/>
            <w:szCs w:val="22"/>
          </w:rPr>
          <m:t>d</m:t>
        </m:r>
      </m:oMath>
      <w:r w:rsidRPr="00CC2F84">
        <w:rPr>
          <w:rFonts w:ascii="Helvetica" w:hAnsi="Helvetica"/>
          <w:sz w:val="22"/>
          <w:szCs w:val="22"/>
        </w:rPr>
        <w:t>)</w:t>
      </w:r>
      <w:commentRangeEnd w:id="50"/>
      <w:r w:rsidR="00320FD3" w:rsidRPr="00CC2F84">
        <w:rPr>
          <w:rStyle w:val="CommentReference"/>
          <w:rFonts w:ascii="Helvetica" w:hAnsi="Helvetica"/>
          <w:sz w:val="22"/>
          <w:szCs w:val="22"/>
        </w:rPr>
        <w:commentReference w:id="50"/>
      </w:r>
      <w:commentRangeEnd w:id="51"/>
      <w:r w:rsidRPr="00CC2F84">
        <w:rPr>
          <w:rStyle w:val="CommentReference"/>
          <w:rFonts w:ascii="Helvetica" w:hAnsi="Helvetica"/>
          <w:sz w:val="22"/>
          <w:szCs w:val="22"/>
        </w:rPr>
        <w:commentReference w:id="51"/>
      </w:r>
      <w:r w:rsidRPr="00CC2F84">
        <w:rPr>
          <w:rFonts w:ascii="Helvetica" w:hAnsi="Helvetica"/>
          <w:sz w:val="22"/>
          <w:szCs w:val="22"/>
        </w:rPr>
        <w:t xml:space="preserve"> (</w:t>
      </w:r>
      <w:r w:rsidRPr="00CC2F84">
        <w:rPr>
          <w:rFonts w:ascii="Helvetica" w:hAnsi="Helvetica"/>
          <w:b/>
          <w:bCs/>
          <w:sz w:val="22"/>
          <w:szCs w:val="22"/>
        </w:rPr>
        <w:t>Supplementary Figures S4–S8, Supplementary Tables S3-S4</w:t>
      </w:r>
      <w:r w:rsidRPr="00CC2F84">
        <w:rPr>
          <w:rFonts w:ascii="Helvetica" w:hAnsi="Helvetica"/>
          <w:sz w:val="22"/>
          <w:szCs w:val="22"/>
        </w:rPr>
        <w:t>)</w:t>
      </w:r>
    </w:p>
    <w:p w14:paraId="0A0517B9" w14:textId="77777777" w:rsidR="00AB7EBC" w:rsidRPr="00CC2F84" w:rsidRDefault="006B4661" w:rsidP="007B1CFB">
      <w:pPr>
        <w:pStyle w:val="BodyText"/>
        <w:jc w:val="both"/>
        <w:rPr>
          <w:rFonts w:ascii="Helvetica" w:hAnsi="Helvetica"/>
          <w:sz w:val="22"/>
          <w:szCs w:val="22"/>
        </w:rPr>
      </w:pPr>
      <w:r w:rsidRPr="00CC2F84">
        <w:rPr>
          <w:rFonts w:ascii="Helvetica" w:hAnsi="Helvetica"/>
          <w:sz w:val="22"/>
          <w:szCs w:val="22"/>
        </w:rPr>
        <w:t>County-level simulations demonstrated geographic heterogeneity in these infection disparities. Under the baseline parameter values, the median [20th, 80th percentile] county-level peak prevalence ratio ranged from 1.25 [1.22, 1.28] in the Midwest to 1.46 [1.37, 1.56] in the Northwest. Similarly, the median [20th, 80th percentile] county-level final size ratio ranged from 1.17 [1.14, 1.20] in the Southwest to 1.29 [1.25, 1.33] in the East. These results were sensitive to how household sizes and crowding rates were assigned to the agricultural worker population at the county level, with the “multiplicative” method generally yielding more variation in county-level simulations and the “null” method yielding less (</w:t>
      </w:r>
      <w:r w:rsidRPr="00CC2F84">
        <w:rPr>
          <w:rFonts w:ascii="Helvetica" w:hAnsi="Helvetica"/>
          <w:b/>
          <w:bCs/>
          <w:sz w:val="22"/>
          <w:szCs w:val="22"/>
        </w:rPr>
        <w:t>Supplementary Figures S9–S10</w:t>
      </w:r>
      <w:r w:rsidRPr="00CC2F84">
        <w:rPr>
          <w:rFonts w:ascii="Helvetica" w:hAnsi="Helvetica"/>
          <w:sz w:val="22"/>
          <w:szCs w:val="22"/>
        </w:rPr>
        <w:t>).</w:t>
      </w:r>
    </w:p>
    <w:p w14:paraId="006BD94C" w14:textId="77777777" w:rsidR="00AB7EBC" w:rsidRPr="00CC2F84" w:rsidRDefault="006B4661">
      <w:pPr>
        <w:pStyle w:val="Heading3"/>
        <w:rPr>
          <w:rFonts w:ascii="Helvetica" w:hAnsi="Helvetica"/>
          <w:color w:val="auto"/>
          <w:sz w:val="22"/>
          <w:szCs w:val="22"/>
          <w:u w:val="single"/>
        </w:rPr>
      </w:pPr>
      <w:bookmarkStart w:id="52" w:name="X23a3eb5a3d6f04b1767af9d2e472f8f81c5bd38"/>
      <w:bookmarkEnd w:id="49"/>
      <w:r w:rsidRPr="00CC2F84">
        <w:rPr>
          <w:rFonts w:ascii="Helvetica" w:hAnsi="Helvetica"/>
          <w:color w:val="auto"/>
          <w:sz w:val="22"/>
          <w:szCs w:val="22"/>
          <w:u w:val="single"/>
        </w:rPr>
        <w:t>Respiratory disease outbreaks among agricultural workers can lead to substantial productivity losses.</w:t>
      </w:r>
    </w:p>
    <w:p w14:paraId="447BD7DB" w14:textId="45B656C5" w:rsidR="00AB7EBC" w:rsidRPr="00CC2F84" w:rsidRDefault="75860415" w:rsidP="007B1CFB">
      <w:pPr>
        <w:pStyle w:val="FirstParagraph"/>
        <w:jc w:val="both"/>
        <w:rPr>
          <w:rFonts w:ascii="Helvetica" w:hAnsi="Helvetica"/>
          <w:sz w:val="22"/>
          <w:szCs w:val="22"/>
        </w:rPr>
      </w:pPr>
      <w:r w:rsidRPr="00CC2F84">
        <w:rPr>
          <w:rFonts w:ascii="Helvetica" w:hAnsi="Helvetica"/>
          <w:sz w:val="22"/>
          <w:szCs w:val="22"/>
        </w:rPr>
        <w:t>The simulated outbreaks yielded substantial productivity losses for all three crops we considered, with the impact varying by outbreak timing relative to peak harvest periods (</w:t>
      </w:r>
      <w:r w:rsidRPr="00CC2F84">
        <w:rPr>
          <w:rFonts w:ascii="Helvetica" w:hAnsi="Helvetica"/>
          <w:b/>
          <w:bCs/>
          <w:sz w:val="22"/>
          <w:szCs w:val="22"/>
        </w:rPr>
        <w:t>Figure 3, Supplementary Figure S13, Supplementary Table S5</w:t>
      </w:r>
      <w:r w:rsidRPr="00CC2F84">
        <w:rPr>
          <w:rFonts w:ascii="Helvetica" w:hAnsi="Helvetica"/>
          <w:sz w:val="22"/>
          <w:szCs w:val="22"/>
        </w:rPr>
        <w:t xml:space="preserve">). For strawberries, peak productivity losses were 0.62% with the worst outbreak timing being an epidemic peak on day 147 (approximately late May). For iceberg lettuce, maximum losses were 0.50% for outbreaks that peaked in late May (day 148). For oranges, peak losses </w:t>
      </w:r>
      <w:r w:rsidR="00506189">
        <w:rPr>
          <w:rFonts w:ascii="Helvetica" w:hAnsi="Helvetica"/>
          <w:sz w:val="22"/>
          <w:szCs w:val="22"/>
        </w:rPr>
        <w:t>(</w:t>
      </w:r>
      <w:r w:rsidR="00506189" w:rsidRPr="00506189">
        <w:rPr>
          <w:rFonts w:ascii="Helvetica" w:hAnsi="Helvetica"/>
          <w:i/>
          <w:iCs/>
          <w:sz w:val="22"/>
          <w:szCs w:val="22"/>
        </w:rPr>
        <w:t>i.e.</w:t>
      </w:r>
      <w:r w:rsidR="00506189">
        <w:rPr>
          <w:rFonts w:ascii="Helvetica" w:hAnsi="Helvetica"/>
          <w:sz w:val="22"/>
          <w:szCs w:val="22"/>
        </w:rPr>
        <w:t xml:space="preserve">, assuming the worst possible outbreak timing and summing losses over that entire outbreak) </w:t>
      </w:r>
      <w:r w:rsidRPr="00CC2F84">
        <w:rPr>
          <w:rFonts w:ascii="Helvetica" w:hAnsi="Helvetica"/>
          <w:sz w:val="22"/>
          <w:szCs w:val="22"/>
        </w:rPr>
        <w:t xml:space="preserve">were 0.50% for outbreaks peaking in late January (day 29). These translate into </w:t>
      </w:r>
      <w:commentRangeStart w:id="53"/>
      <w:commentRangeStart w:id="54"/>
      <w:r w:rsidRPr="00CC2F84">
        <w:rPr>
          <w:rFonts w:ascii="Helvetica" w:hAnsi="Helvetica"/>
          <w:sz w:val="22"/>
          <w:szCs w:val="22"/>
        </w:rPr>
        <w:t>peak losses</w:t>
      </w:r>
      <w:commentRangeEnd w:id="53"/>
      <w:r w:rsidR="00320FD3" w:rsidRPr="00CC2F84">
        <w:rPr>
          <w:rStyle w:val="CommentReference"/>
          <w:rFonts w:ascii="Helvetica" w:hAnsi="Helvetica"/>
          <w:sz w:val="22"/>
          <w:szCs w:val="22"/>
        </w:rPr>
        <w:commentReference w:id="53"/>
      </w:r>
      <w:commentRangeEnd w:id="54"/>
      <w:r w:rsidR="00506189" w:rsidRPr="00CC2F84">
        <w:rPr>
          <w:rStyle w:val="CommentReference"/>
          <w:rFonts w:ascii="Helvetica" w:hAnsi="Helvetica"/>
          <w:sz w:val="22"/>
          <w:szCs w:val="22"/>
        </w:rPr>
        <w:commentReference w:id="54"/>
      </w:r>
      <w:r w:rsidRPr="00CC2F84">
        <w:rPr>
          <w:rFonts w:ascii="Helvetica" w:hAnsi="Helvetica"/>
          <w:sz w:val="22"/>
          <w:szCs w:val="22"/>
        </w:rPr>
        <w:t xml:space="preserve"> of roughly $21,511,907, $6,257,962, and $4,275,115 USD for strawberries, </w:t>
      </w:r>
      <w:r w:rsidR="005459A3">
        <w:rPr>
          <w:rFonts w:ascii="Helvetica" w:hAnsi="Helvetica"/>
          <w:sz w:val="22"/>
          <w:szCs w:val="22"/>
        </w:rPr>
        <w:t>iceberg</w:t>
      </w:r>
      <w:commentRangeStart w:id="55"/>
      <w:commentRangeStart w:id="56"/>
      <w:r w:rsidRPr="00CC2F84">
        <w:rPr>
          <w:rFonts w:ascii="Helvetica" w:hAnsi="Helvetica"/>
          <w:sz w:val="22"/>
          <w:szCs w:val="22"/>
        </w:rPr>
        <w:t xml:space="preserve"> lettuce</w:t>
      </w:r>
      <w:commentRangeEnd w:id="55"/>
      <w:r w:rsidR="00320FD3" w:rsidRPr="00CC2F84">
        <w:rPr>
          <w:rStyle w:val="CommentReference"/>
          <w:rFonts w:ascii="Helvetica" w:hAnsi="Helvetica"/>
          <w:sz w:val="22"/>
          <w:szCs w:val="22"/>
        </w:rPr>
        <w:commentReference w:id="55"/>
      </w:r>
      <w:commentRangeEnd w:id="56"/>
      <w:r w:rsidR="006B4661" w:rsidRPr="00CC2F84">
        <w:rPr>
          <w:rStyle w:val="CommentReference"/>
          <w:rFonts w:ascii="Helvetica" w:hAnsi="Helvetica"/>
          <w:sz w:val="22"/>
          <w:szCs w:val="22"/>
        </w:rPr>
        <w:commentReference w:id="56"/>
      </w:r>
      <w:r w:rsidRPr="00CC2F84">
        <w:rPr>
          <w:rFonts w:ascii="Helvetica" w:hAnsi="Helvetica"/>
          <w:sz w:val="22"/>
          <w:szCs w:val="22"/>
        </w:rPr>
        <w:t>, and oranges, respectively.</w:t>
      </w:r>
    </w:p>
    <w:p w14:paraId="38D782D1" w14:textId="77777777" w:rsidR="007B1CFB" w:rsidRPr="00CC2F84" w:rsidRDefault="007B1CFB" w:rsidP="007B1CFB">
      <w:pPr>
        <w:pStyle w:val="Heading2"/>
        <w:rPr>
          <w:rFonts w:ascii="Helvetica" w:hAnsi="Helvetica"/>
          <w:b/>
          <w:bCs/>
          <w:color w:val="auto"/>
          <w:sz w:val="22"/>
          <w:szCs w:val="22"/>
        </w:rPr>
      </w:pPr>
      <w:bookmarkStart w:id="57" w:name="discussion"/>
      <w:r w:rsidRPr="00CC2F84">
        <w:rPr>
          <w:rFonts w:ascii="Helvetica" w:hAnsi="Helvetica"/>
          <w:b/>
          <w:bCs/>
          <w:color w:val="auto"/>
          <w:sz w:val="22"/>
          <w:szCs w:val="22"/>
        </w:rPr>
        <w:t>Discussion</w:t>
      </w:r>
    </w:p>
    <w:p w14:paraId="3EC265D7" w14:textId="77777777" w:rsidR="007B1CFB" w:rsidRPr="00CC2F84" w:rsidRDefault="007B1CFB" w:rsidP="007B1CFB">
      <w:pPr>
        <w:pStyle w:val="FirstParagraph"/>
        <w:jc w:val="both"/>
        <w:rPr>
          <w:rFonts w:ascii="Helvetica" w:hAnsi="Helvetica"/>
          <w:sz w:val="22"/>
          <w:szCs w:val="22"/>
        </w:rPr>
      </w:pPr>
      <w:r w:rsidRPr="00CC2F84">
        <w:rPr>
          <w:rFonts w:ascii="Helvetica" w:hAnsi="Helvetica"/>
          <w:sz w:val="22"/>
          <w:szCs w:val="22"/>
        </w:rPr>
        <w:t>Differences in household size and household crowding are sufficient to produce substantial disparities in the timing and severity of respiratory disease outbreaks between agricultural workers and the general population. In our baseline scenario, representing a pandemic influenza-like virus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 1.5), peak disease prevalence among agricultural workers occurred 5-12 days earlier and was 23%-45% higher than in the general community, with cumulative infections 15%-28% higher, depending on the region. At the point of maximum divergence, prevalence among agricultural workers was 74% - 178% higher than in the general community. Our findings indicate that community-wide disease indicators may substantially underestimate the burden of disease among agricultural workers, particularly during the early stages of an epidemic.</w:t>
      </w:r>
    </w:p>
    <w:p w14:paraId="42C9C1BF" w14:textId="77777777" w:rsidR="007B1CFB" w:rsidRPr="00CC2F84" w:rsidRDefault="007B1CFB" w:rsidP="007B1CFB">
      <w:pPr>
        <w:pStyle w:val="BodyText"/>
        <w:jc w:val="both"/>
        <w:rPr>
          <w:rFonts w:ascii="Helvetica" w:hAnsi="Helvetica"/>
          <w:sz w:val="22"/>
          <w:szCs w:val="22"/>
        </w:rPr>
      </w:pPr>
      <w:r w:rsidRPr="00CC2F84">
        <w:rPr>
          <w:rFonts w:ascii="Helvetica" w:hAnsi="Helvetica"/>
          <w:sz w:val="22"/>
          <w:szCs w:val="22"/>
        </w:rPr>
        <w:t>Disease among agricultural workers translates into lost labor and, consequently, reduced food production. For three labor-intensive California crops – strawberries, iceberg lettuce, and oranges – we estimated that a respiratory disease outbreak could reduce harvest volumes by 0.50% - 0.62% if its peak coincided with peak harvest periods, assuming half of infections caused symptoms severe enough to prevent work. While these are modest reductions, they translate into estimated revenue losses of approximately $4 - $21 million USD per crop, depending on the commodity. For a more transmissible or clinically severe pathogen, losses could be much higher.</w:t>
      </w:r>
    </w:p>
    <w:p w14:paraId="511A91A8" w14:textId="5E3C84B4" w:rsidR="007B1CFB" w:rsidRPr="00CC2F84" w:rsidRDefault="20463923" w:rsidP="007B1CFB">
      <w:pPr>
        <w:pStyle w:val="BodyText"/>
        <w:jc w:val="both"/>
        <w:rPr>
          <w:rFonts w:ascii="Helvetica" w:hAnsi="Helvetica"/>
          <w:sz w:val="22"/>
          <w:szCs w:val="22"/>
        </w:rPr>
      </w:pPr>
      <w:commentRangeStart w:id="58"/>
      <w:commentRangeStart w:id="59"/>
      <w:r w:rsidRPr="00CC2F84">
        <w:rPr>
          <w:rFonts w:ascii="Helvetica" w:hAnsi="Helvetica"/>
          <w:sz w:val="22"/>
          <w:szCs w:val="22"/>
        </w:rPr>
        <w:t xml:space="preserve">These findings are consistent </w:t>
      </w:r>
      <w:commentRangeEnd w:id="58"/>
      <w:r w:rsidR="00320FD3" w:rsidRPr="00CC2F84">
        <w:rPr>
          <w:rStyle w:val="CommentReference"/>
          <w:rFonts w:ascii="Helvetica" w:hAnsi="Helvetica"/>
          <w:sz w:val="22"/>
          <w:szCs w:val="22"/>
        </w:rPr>
        <w:commentReference w:id="58"/>
      </w:r>
      <w:commentRangeEnd w:id="59"/>
      <w:r w:rsidR="32A57765" w:rsidRPr="00CC2F84">
        <w:rPr>
          <w:rStyle w:val="CommentReference"/>
          <w:rFonts w:ascii="Helvetica" w:hAnsi="Helvetica"/>
          <w:sz w:val="22"/>
          <w:szCs w:val="22"/>
        </w:rPr>
        <w:commentReference w:id="59"/>
      </w:r>
      <w:r w:rsidRPr="00CC2F84">
        <w:rPr>
          <w:rFonts w:ascii="Helvetica" w:hAnsi="Helvetica"/>
          <w:sz w:val="22"/>
          <w:szCs w:val="22"/>
        </w:rPr>
        <w:t xml:space="preserve">with a growing body of evidence revealing the disproportionate impacts of respiratory disease on agricultural and food system workers. During the COVID-19 pandemic, prospective surveillance in California’s Salinas Valley found a SARS-CoV-2 test </w:t>
      </w:r>
      <w:r w:rsidRPr="00CC2F84">
        <w:rPr>
          <w:rFonts w:ascii="Helvetica" w:hAnsi="Helvetica"/>
          <w:sz w:val="22"/>
          <w:szCs w:val="22"/>
        </w:rPr>
        <w:lastRenderedPageBreak/>
        <w:t xml:space="preserve">positivity rate of 22% among farmworkers, compared to 17% among other adults, with household crowding identified as a key risk factor </w:t>
      </w:r>
      <w:r w:rsidR="01C356D3" w:rsidRPr="00CC2F84">
        <w:rPr>
          <w:rFonts w:ascii="Helvetica" w:hAnsi="Helvetica"/>
          <w:sz w:val="22"/>
          <w:szCs w:val="22"/>
        </w:rPr>
        <w:t>[</w:t>
      </w:r>
      <w:hyperlink r:id="rId69">
        <w:r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70">
        <w:r w:rsidRPr="00CC2F84">
          <w:rPr>
            <w:rStyle w:val="Hyperlink"/>
            <w:rFonts w:ascii="Helvetica" w:hAnsi="Helvetica"/>
            <w:color w:val="auto"/>
            <w:sz w:val="22"/>
            <w:szCs w:val="22"/>
          </w:rPr>
          <w:t>x</w:t>
        </w:r>
      </w:hyperlink>
      <w:r w:rsidR="01C356D3" w:rsidRPr="00CC2F84">
        <w:rPr>
          <w:rFonts w:ascii="Helvetica" w:hAnsi="Helvetica"/>
          <w:sz w:val="22"/>
          <w:szCs w:val="22"/>
        </w:rPr>
        <w:t>]</w:t>
      </w:r>
      <w:r w:rsidRPr="00CC2F84">
        <w:rPr>
          <w:rFonts w:ascii="Helvetica" w:hAnsi="Helvetica"/>
          <w:sz w:val="22"/>
          <w:szCs w:val="22"/>
        </w:rPr>
        <w:t xml:space="preserve">. At a broader scale, COVID-19 led to an estimated 0.069% reduction in farm labor input across the United States, resulting in approximately $309 million in lost agricultural output </w:t>
      </w:r>
      <w:r w:rsidR="53735020" w:rsidRPr="00CC2F84">
        <w:rPr>
          <w:rFonts w:ascii="Helvetica" w:hAnsi="Helvetica"/>
          <w:sz w:val="22"/>
          <w:szCs w:val="22"/>
        </w:rPr>
        <w:t>[</w:t>
      </w:r>
      <w:hyperlink r:id="rId71">
        <w:r w:rsidRPr="00CC2F84">
          <w:rPr>
            <w:rStyle w:val="Hyperlink"/>
            <w:rFonts w:ascii="Helvetica" w:hAnsi="Helvetica"/>
            <w:color w:val="auto"/>
            <w:sz w:val="22"/>
            <w:szCs w:val="22"/>
          </w:rPr>
          <w:t>x</w:t>
        </w:r>
      </w:hyperlink>
      <w:r w:rsidR="53735020" w:rsidRPr="00CC2F84">
        <w:rPr>
          <w:rFonts w:ascii="Helvetica" w:hAnsi="Helvetica"/>
          <w:sz w:val="22"/>
          <w:szCs w:val="22"/>
        </w:rPr>
        <w:t>]</w:t>
      </w:r>
      <w:r w:rsidRPr="00CC2F84">
        <w:rPr>
          <w:rFonts w:ascii="Helvetica" w:hAnsi="Helvetica"/>
          <w:sz w:val="22"/>
          <w:szCs w:val="22"/>
        </w:rPr>
        <w:t xml:space="preserve">. Our peak estimates of 0.50%–0.62% production loss for individual crops are an order of magnitude higher, but </w:t>
      </w:r>
      <w:r w:rsidR="009A187C">
        <w:rPr>
          <w:rFonts w:ascii="Helvetica" w:hAnsi="Helvetica"/>
          <w:sz w:val="22"/>
          <w:szCs w:val="22"/>
        </w:rPr>
        <w:t xml:space="preserve">the 0.069% figure </w:t>
      </w:r>
      <w:r w:rsidRPr="00CC2F84">
        <w:rPr>
          <w:rFonts w:ascii="Helvetica" w:hAnsi="Helvetica"/>
          <w:sz w:val="22"/>
          <w:szCs w:val="22"/>
        </w:rPr>
        <w:t>encompasses all farm production (including less labor-intensive commodities) and reflects a pandemic whose surges were not optimally aligned with peak harvest periods.</w:t>
      </w:r>
      <w:r w:rsidR="006F1377">
        <w:rPr>
          <w:rFonts w:ascii="Helvetica" w:hAnsi="Helvetica"/>
          <w:sz w:val="22"/>
          <w:szCs w:val="22"/>
        </w:rPr>
        <w:t xml:space="preserve"> </w:t>
      </w:r>
      <w:r w:rsidR="00AD4B45" w:rsidRPr="00AD4B45">
        <w:rPr>
          <w:rFonts w:ascii="Helvetica" w:hAnsi="Helvetica"/>
          <w:sz w:val="22"/>
          <w:szCs w:val="22"/>
        </w:rPr>
        <w:t>Together, our results underscore the need for targeted interventions to protect the health of agricultural workers</w:t>
      </w:r>
      <w:r w:rsidR="00AD4B45">
        <w:rPr>
          <w:rFonts w:ascii="Helvetica" w:hAnsi="Helvetica"/>
          <w:sz w:val="22"/>
          <w:szCs w:val="22"/>
        </w:rPr>
        <w:t xml:space="preserve">, </w:t>
      </w:r>
      <w:r w:rsidR="00AD4B45" w:rsidRPr="00AD4B45">
        <w:rPr>
          <w:rFonts w:ascii="Helvetica" w:hAnsi="Helvetica"/>
          <w:sz w:val="22"/>
          <w:szCs w:val="22"/>
        </w:rPr>
        <w:t>both as a matter of equity and because of the downstream consequences for food production.</w:t>
      </w:r>
      <w:commentRangeStart w:id="60"/>
      <w:commentRangeEnd w:id="60"/>
      <w:r w:rsidR="00320FD3" w:rsidRPr="00CC2F84">
        <w:rPr>
          <w:rStyle w:val="CommentReference"/>
          <w:rFonts w:ascii="Helvetica" w:hAnsi="Helvetica"/>
          <w:sz w:val="22"/>
          <w:szCs w:val="22"/>
        </w:rPr>
        <w:commentReference w:id="60"/>
      </w:r>
    </w:p>
    <w:p w14:paraId="0352A8A3" w14:textId="4919DADF" w:rsidR="007B1CFB" w:rsidRPr="00CC2F84" w:rsidRDefault="00AD4B45" w:rsidP="007B1CFB">
      <w:pPr>
        <w:pStyle w:val="BodyText"/>
        <w:jc w:val="both"/>
        <w:rPr>
          <w:rFonts w:ascii="Helvetica" w:hAnsi="Helvetica"/>
          <w:sz w:val="22"/>
          <w:szCs w:val="22"/>
        </w:rPr>
      </w:pPr>
      <w:r w:rsidRPr="00AD4B45">
        <w:rPr>
          <w:rFonts w:ascii="Helvetica" w:hAnsi="Helvetica"/>
          <w:sz w:val="22"/>
          <w:szCs w:val="22"/>
        </w:rPr>
        <w:t>Various modeling frameworks have been developed to simulate the spread of COVID-19 among farmworkers</w:t>
      </w:r>
      <w:r>
        <w:rPr>
          <w:rFonts w:ascii="Helvetica" w:hAnsi="Helvetica"/>
          <w:sz w:val="22"/>
          <w:szCs w:val="22"/>
        </w:rPr>
        <w:t xml:space="preserve"> </w:t>
      </w:r>
      <w:r w:rsidRPr="00CC2F84">
        <w:rPr>
          <w:rFonts w:ascii="Helvetica" w:hAnsi="Helvetica"/>
          <w:sz w:val="22"/>
          <w:szCs w:val="22"/>
        </w:rPr>
        <w:t>[</w:t>
      </w:r>
      <w:hyperlink r:id="rId72">
        <w:r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73">
        <w:r w:rsidRPr="00CC2F84">
          <w:rPr>
            <w:rStyle w:val="Hyperlink"/>
            <w:rFonts w:ascii="Helvetica" w:hAnsi="Helvetica"/>
            <w:color w:val="auto"/>
            <w:sz w:val="22"/>
            <w:szCs w:val="22"/>
          </w:rPr>
          <w:t>x</w:t>
        </w:r>
      </w:hyperlink>
      <w:r w:rsidRPr="00CC2F84">
        <w:rPr>
          <w:rFonts w:ascii="Helvetica" w:hAnsi="Helvetica"/>
          <w:sz w:val="22"/>
          <w:szCs w:val="22"/>
        </w:rPr>
        <w:t xml:space="preserve">] </w:t>
      </w:r>
      <w:r w:rsidRPr="00AD4B45">
        <w:rPr>
          <w:rFonts w:ascii="Helvetica" w:hAnsi="Helvetica"/>
          <w:sz w:val="22"/>
          <w:szCs w:val="22"/>
        </w:rPr>
        <w:t xml:space="preserve">and meat processing plant workers </w:t>
      </w:r>
      <w:r w:rsidRPr="00CC2F84">
        <w:rPr>
          <w:rFonts w:ascii="Helvetica" w:hAnsi="Helvetica"/>
          <w:sz w:val="22"/>
          <w:szCs w:val="22"/>
        </w:rPr>
        <w:t>[</w:t>
      </w:r>
      <w:hyperlink r:id="rId74">
        <w:r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75">
        <w:r w:rsidRPr="00CC2F84">
          <w:rPr>
            <w:rStyle w:val="Hyperlink"/>
            <w:rFonts w:ascii="Helvetica" w:hAnsi="Helvetica"/>
            <w:color w:val="auto"/>
            <w:sz w:val="22"/>
            <w:szCs w:val="22"/>
          </w:rPr>
          <w:t>x</w:t>
        </w:r>
      </w:hyperlink>
      <w:r w:rsidRPr="00CC2F84">
        <w:rPr>
          <w:rFonts w:ascii="Helvetica" w:hAnsi="Helvetica"/>
          <w:sz w:val="22"/>
          <w:szCs w:val="22"/>
        </w:rPr>
        <w:t>],</w:t>
      </w:r>
      <w:r w:rsidRPr="00AD4B45">
        <w:rPr>
          <w:rFonts w:ascii="Helvetica" w:hAnsi="Helvetica"/>
          <w:sz w:val="22"/>
          <w:szCs w:val="22"/>
        </w:rPr>
        <w:t xml:space="preserve"> but these have largely been retrospective, leaving a gap in prospective tools for anticipating how future respiratory disease outbreaks may unfold in agricultural communities. This study provides such a framework, explicitly linking household-level predictors of disease transmission to population-level epidemic dynamics and agricultural impacts.</w:t>
      </w:r>
      <w:r w:rsidR="00184E8E">
        <w:rPr>
          <w:rFonts w:ascii="Helvetica" w:hAnsi="Helvetica"/>
          <w:sz w:val="22"/>
          <w:szCs w:val="22"/>
        </w:rPr>
        <w:t xml:space="preserve"> </w:t>
      </w:r>
      <w:commentRangeStart w:id="61"/>
      <w:r w:rsidR="01B0427E" w:rsidRPr="00CC2F84">
        <w:rPr>
          <w:rFonts w:ascii="Helvetica" w:hAnsi="Helvetica"/>
          <w:sz w:val="22"/>
          <w:szCs w:val="22"/>
        </w:rPr>
        <w:t xml:space="preserve">To accompany this study, </w:t>
      </w:r>
      <w:commentRangeStart w:id="62"/>
      <w:commentRangeStart w:id="63"/>
      <w:r w:rsidR="01B0427E" w:rsidRPr="00CC2F84">
        <w:rPr>
          <w:rFonts w:ascii="Helvetica" w:hAnsi="Helvetica"/>
          <w:sz w:val="22"/>
          <w:szCs w:val="22"/>
        </w:rPr>
        <w:t>we have developed an interactive simulation tool to allow planners and researchers to simulate how outbreaks with different epidemiological characteristics and timing might affect various crops, supporting scenario-based preparedness efforts</w:t>
      </w:r>
      <w:commentRangeEnd w:id="61"/>
      <w:r w:rsidR="00320FD3" w:rsidRPr="00CC2F84">
        <w:rPr>
          <w:rStyle w:val="CommentReference"/>
          <w:rFonts w:ascii="Helvetica" w:hAnsi="Helvetica"/>
          <w:sz w:val="22"/>
          <w:szCs w:val="22"/>
        </w:rPr>
        <w:commentReference w:id="61"/>
      </w:r>
      <w:r w:rsidR="01B0427E" w:rsidRPr="00CC2F84">
        <w:rPr>
          <w:rFonts w:ascii="Helvetica" w:hAnsi="Helvetica"/>
          <w:sz w:val="22"/>
          <w:szCs w:val="22"/>
        </w:rPr>
        <w:t>.</w:t>
      </w:r>
      <w:commentRangeEnd w:id="62"/>
      <w:r w:rsidR="00320FD3" w:rsidRPr="00CC2F84">
        <w:rPr>
          <w:rStyle w:val="CommentReference"/>
          <w:rFonts w:ascii="Helvetica" w:hAnsi="Helvetica"/>
          <w:sz w:val="22"/>
          <w:szCs w:val="22"/>
        </w:rPr>
        <w:commentReference w:id="62"/>
      </w:r>
      <w:commentRangeEnd w:id="63"/>
      <w:r w:rsidR="007B1CFB" w:rsidRPr="00CC2F84">
        <w:rPr>
          <w:rStyle w:val="CommentReference"/>
          <w:rFonts w:ascii="Helvetica" w:hAnsi="Helvetica"/>
          <w:sz w:val="22"/>
          <w:szCs w:val="22"/>
        </w:rPr>
        <w:commentReference w:id="63"/>
      </w:r>
    </w:p>
    <w:p w14:paraId="151C1716" w14:textId="653D2274" w:rsidR="007B1CFB" w:rsidRPr="00CC2F84" w:rsidRDefault="20463923" w:rsidP="00446483">
      <w:pPr>
        <w:pStyle w:val="BodyText"/>
        <w:spacing w:line="259" w:lineRule="auto"/>
        <w:jc w:val="both"/>
        <w:rPr>
          <w:rFonts w:ascii="Helvetica" w:hAnsi="Helvetica"/>
          <w:sz w:val="22"/>
          <w:szCs w:val="22"/>
        </w:rPr>
        <w:pPrChange w:id="64" w:author="Stephen Kissler" w:date="2026-02-28T23:32:00Z">
          <w:pPr>
            <w:pStyle w:val="BodyText"/>
            <w:jc w:val="both"/>
          </w:pPr>
        </w:pPrChange>
      </w:pPr>
      <w:commentRangeStart w:id="65"/>
      <w:commentRangeStart w:id="66"/>
      <w:commentRangeStart w:id="67"/>
      <w:r w:rsidRPr="00CC2F84">
        <w:rPr>
          <w:rFonts w:ascii="Helvetica" w:hAnsi="Helvetica"/>
          <w:sz w:val="22"/>
          <w:szCs w:val="22"/>
        </w:rPr>
        <w:t xml:space="preserve">Our approach has several limitations. </w:t>
      </w:r>
      <w:commentRangeEnd w:id="66"/>
      <w:r w:rsidR="00320FD3" w:rsidRPr="00CC2F84">
        <w:rPr>
          <w:rStyle w:val="CommentReference"/>
          <w:rFonts w:ascii="Helvetica" w:hAnsi="Helvetica"/>
          <w:sz w:val="22"/>
          <w:szCs w:val="22"/>
        </w:rPr>
        <w:commentReference w:id="66"/>
      </w:r>
      <w:commentRangeEnd w:id="67"/>
      <w:r w:rsidR="32A57765" w:rsidRPr="00CC2F84">
        <w:rPr>
          <w:rStyle w:val="CommentReference"/>
          <w:rFonts w:ascii="Helvetica" w:hAnsi="Helvetica"/>
          <w:sz w:val="22"/>
          <w:szCs w:val="22"/>
        </w:rPr>
        <w:commentReference w:id="67"/>
      </w:r>
      <w:r w:rsidRPr="00CC2F84">
        <w:rPr>
          <w:rFonts w:ascii="Helvetica" w:hAnsi="Helvetica"/>
          <w:sz w:val="22"/>
          <w:szCs w:val="22"/>
        </w:rPr>
        <w:t xml:space="preserve">First, we did not incorporate seasonal variation in pathogen transmissibility (e.g., higher transmission during winter months). Incorporating seasonality would likely increase the expected impact on oranges, which are primarily harvested from November through June, and decrease the expected impact on strawberries and </w:t>
      </w:r>
      <w:r w:rsidR="00507BE8">
        <w:rPr>
          <w:rFonts w:ascii="Helvetica" w:hAnsi="Helvetica"/>
          <w:sz w:val="22"/>
          <w:szCs w:val="22"/>
        </w:rPr>
        <w:t xml:space="preserve">iceberg </w:t>
      </w:r>
      <w:r w:rsidR="00086A35">
        <w:rPr>
          <w:rFonts w:ascii="Helvetica" w:hAnsi="Helvetica"/>
          <w:sz w:val="22"/>
          <w:szCs w:val="22"/>
        </w:rPr>
        <w:t xml:space="preserve"> lettuce</w:t>
      </w:r>
      <w:r w:rsidRPr="00CC2F84">
        <w:rPr>
          <w:rFonts w:ascii="Helvetica" w:hAnsi="Helvetica"/>
          <w:sz w:val="22"/>
          <w:szCs w:val="22"/>
        </w:rPr>
        <w:t xml:space="preserve">, which are harvested mainly in the summer. Second, our crop impact analysis considered only harvest-phase labor. Outbreaks could also disrupt planting, tending, and post-harvest processing, leading to additional production losses. More broadly, the impact of respiratory disease on the food system extends well beyond farm-level labor: the COVID-19 pandemic caused severe disruptions in meat and poultry processing facilities </w:t>
      </w:r>
      <w:r w:rsidR="0ED720D1" w:rsidRPr="00CC2F84">
        <w:rPr>
          <w:rFonts w:ascii="Helvetica" w:hAnsi="Helvetica"/>
          <w:sz w:val="22"/>
          <w:szCs w:val="22"/>
        </w:rPr>
        <w:t>[</w:t>
      </w:r>
      <w:del w:id="68" w:author="Stephen Kissler" w:date="2026-02-28T23:32:00Z" w16du:dateUtc="2026-02-28T23:32:09Z">
        <w:r w:rsidR="32A57765" w:rsidRPr="00CC2F84">
          <w:rPr>
            <w:rFonts w:ascii="Helvetica" w:hAnsi="Helvetica"/>
          </w:rPr>
          <w:fldChar w:fldCharType="begin"/>
        </w:r>
        <w:r w:rsidR="32A57765" w:rsidRPr="00CC2F84">
          <w:rPr>
            <w:rFonts w:ascii="Helvetica" w:hAnsi="Helvetica"/>
          </w:rPr>
          <w:delInstrText>HYPERLINK "https://www.cdc.gov/mmwr/volumes/69/wr/mm6927e2.htm"</w:delInstrText>
        </w:r>
        <w:r w:rsidR="32A57765" w:rsidRPr="00CC2F84">
          <w:rPr>
            <w:rFonts w:ascii="Helvetica" w:hAnsi="Helvetica"/>
          </w:rPr>
        </w:r>
        <w:r w:rsidR="32A57765" w:rsidRPr="00CC2F84">
          <w:rPr>
            <w:rFonts w:ascii="Helvetica" w:hAnsi="Helvetica"/>
          </w:rPr>
          <w:fldChar w:fldCharType="separate"/>
        </w:r>
        <w:r w:rsidR="32A57765" w:rsidRPr="00CC2F84" w:rsidDel="01B0427E">
          <w:rPr>
            <w:rStyle w:val="Hyperlink"/>
            <w:rFonts w:ascii="Helvetica" w:hAnsi="Helvetica"/>
            <w:color w:val="auto"/>
            <w:sz w:val="22"/>
            <w:szCs w:val="22"/>
          </w:rPr>
          <w:delText>x</w:delText>
        </w:r>
        <w:r w:rsidR="32A57765" w:rsidRPr="00CC2F84">
          <w:rPr>
            <w:rFonts w:ascii="Helvetica" w:hAnsi="Helvetica"/>
          </w:rPr>
          <w:fldChar w:fldCharType="end"/>
        </w:r>
      </w:del>
      <w:ins w:id="69" w:author="Stephen Kissler" w:date="2026-02-28T23:32:00Z" w16du:dateUtc="2026-02-28T23:32:09Z">
        <w:r w:rsidR="566D6B7D" w:rsidRPr="00CC2F84">
          <w:rPr>
            <w:rFonts w:ascii="Helvetica" w:hAnsi="Helvetica"/>
            <w:sz w:val="22"/>
            <w:szCs w:val="22"/>
          </w:rPr>
          <w:t>x</w:t>
        </w:r>
      </w:ins>
      <w:r w:rsidRPr="00CC2F84">
        <w:rPr>
          <w:rFonts w:ascii="Helvetica" w:hAnsi="Helvetica"/>
          <w:sz w:val="22"/>
          <w:szCs w:val="22"/>
        </w:rPr>
        <w:t xml:space="preserve"> </w:t>
      </w:r>
      <w:del w:id="70" w:author="Stephen Kissler" w:date="2026-02-28T23:32:00Z" w16du:dateUtc="2026-02-28T23:32:09Z">
        <w:r w:rsidR="32A57765" w:rsidRPr="00CC2F84">
          <w:rPr>
            <w:rFonts w:ascii="Helvetica" w:hAnsi="Helvetica"/>
          </w:rPr>
          <w:fldChar w:fldCharType="begin"/>
        </w:r>
        <w:r w:rsidR="32A57765" w:rsidRPr="00CC2F84">
          <w:rPr>
            <w:rFonts w:ascii="Helvetica" w:hAnsi="Helvetica"/>
          </w:rPr>
          <w:delInstrText>HYPERLINK "https://www.sciencedirect.com/science/article/pii/S030691922100049X"</w:delInstrText>
        </w:r>
        <w:r w:rsidR="32A57765" w:rsidRPr="00CC2F84">
          <w:rPr>
            <w:rFonts w:ascii="Helvetica" w:hAnsi="Helvetica"/>
          </w:rPr>
        </w:r>
        <w:r w:rsidR="32A57765" w:rsidRPr="00CC2F84">
          <w:rPr>
            <w:rFonts w:ascii="Helvetica" w:hAnsi="Helvetica"/>
          </w:rPr>
          <w:fldChar w:fldCharType="separate"/>
        </w:r>
        <w:r w:rsidR="32A57765" w:rsidRPr="00CC2F84" w:rsidDel="01B0427E">
          <w:rPr>
            <w:rStyle w:val="Hyperlink"/>
            <w:rFonts w:ascii="Helvetica" w:hAnsi="Helvetica"/>
            <w:color w:val="auto"/>
            <w:sz w:val="22"/>
            <w:szCs w:val="22"/>
          </w:rPr>
          <w:delText>x</w:delText>
        </w:r>
        <w:r w:rsidR="32A57765" w:rsidRPr="00CC2F84">
          <w:rPr>
            <w:rFonts w:ascii="Helvetica" w:hAnsi="Helvetica"/>
          </w:rPr>
          <w:fldChar w:fldCharType="end"/>
        </w:r>
      </w:del>
      <w:ins w:id="71" w:author="Stephen Kissler" w:date="2026-02-28T23:32:00Z" w16du:dateUtc="2026-02-28T23:32:09Z">
        <w:r w:rsidR="566D6B7D" w:rsidRPr="00CC2F84">
          <w:rPr>
            <w:rFonts w:ascii="Helvetica" w:hAnsi="Helvetica"/>
            <w:sz w:val="22"/>
            <w:szCs w:val="22"/>
          </w:rPr>
          <w:t>x</w:t>
        </w:r>
      </w:ins>
      <w:r w:rsidR="0ED720D1" w:rsidRPr="00CC2F84">
        <w:rPr>
          <w:rFonts w:ascii="Helvetica" w:hAnsi="Helvetica"/>
          <w:sz w:val="22"/>
          <w:szCs w:val="22"/>
        </w:rPr>
        <w:t>]</w:t>
      </w:r>
      <w:r w:rsidRPr="00CC2F84">
        <w:rPr>
          <w:rFonts w:ascii="Helvetica" w:hAnsi="Helvetica"/>
          <w:sz w:val="22"/>
          <w:szCs w:val="22"/>
        </w:rPr>
        <w:t xml:space="preserve"> and demand-side effects such as panic buying and shifts from food service to at-home food consumption </w:t>
      </w:r>
      <w:r w:rsidR="0ED720D1" w:rsidRPr="00CC2F84">
        <w:rPr>
          <w:rFonts w:ascii="Helvetica" w:hAnsi="Helvetica"/>
          <w:sz w:val="22"/>
          <w:szCs w:val="22"/>
        </w:rPr>
        <w:t>[</w:t>
      </w:r>
      <w:del w:id="72" w:author="Stephen Kissler" w:date="2026-02-28T23:32:00Z" w16du:dateUtc="2026-02-28T23:32:09Z">
        <w:r w:rsidR="32A57765" w:rsidRPr="00CC2F84">
          <w:rPr>
            <w:rFonts w:ascii="Helvetica" w:hAnsi="Helvetica"/>
          </w:rPr>
          <w:fldChar w:fldCharType="begin"/>
        </w:r>
        <w:r w:rsidR="32A57765" w:rsidRPr="00CC2F84">
          <w:rPr>
            <w:rFonts w:ascii="Helvetica" w:hAnsi="Helvetica"/>
          </w:rPr>
          <w:delInstrText>HYPERLINK "https://www.sciencedirect.com/science/article/abs/pii/S0308521X21000548"</w:delInstrText>
        </w:r>
        <w:r w:rsidR="32A57765" w:rsidRPr="00CC2F84">
          <w:rPr>
            <w:rFonts w:ascii="Helvetica" w:hAnsi="Helvetica"/>
          </w:rPr>
        </w:r>
        <w:r w:rsidR="32A57765" w:rsidRPr="00CC2F84">
          <w:rPr>
            <w:rFonts w:ascii="Helvetica" w:hAnsi="Helvetica"/>
          </w:rPr>
          <w:fldChar w:fldCharType="separate"/>
        </w:r>
        <w:r w:rsidR="32A57765" w:rsidRPr="00CC2F84" w:rsidDel="01B0427E">
          <w:rPr>
            <w:rStyle w:val="Hyperlink"/>
            <w:rFonts w:ascii="Helvetica" w:hAnsi="Helvetica"/>
            <w:color w:val="auto"/>
            <w:sz w:val="22"/>
            <w:szCs w:val="22"/>
          </w:rPr>
          <w:delText>x</w:delText>
        </w:r>
        <w:r w:rsidR="32A57765" w:rsidRPr="00CC2F84">
          <w:rPr>
            <w:rFonts w:ascii="Helvetica" w:hAnsi="Helvetica"/>
          </w:rPr>
          <w:fldChar w:fldCharType="end"/>
        </w:r>
      </w:del>
      <w:ins w:id="73" w:author="Stephen Kissler" w:date="2026-02-28T23:32:00Z" w16du:dateUtc="2026-02-28T23:32:09Z">
        <w:r w:rsidR="566D6B7D" w:rsidRPr="00CC2F84">
          <w:rPr>
            <w:rFonts w:ascii="Helvetica" w:hAnsi="Helvetica"/>
            <w:sz w:val="22"/>
            <w:szCs w:val="22"/>
          </w:rPr>
          <w:t>x</w:t>
        </w:r>
      </w:ins>
      <w:r w:rsidR="0ED720D1" w:rsidRPr="00CC2F84">
        <w:rPr>
          <w:rFonts w:ascii="Helvetica" w:hAnsi="Helvetica"/>
          <w:sz w:val="22"/>
          <w:szCs w:val="22"/>
        </w:rPr>
        <w:t>]</w:t>
      </w:r>
      <w:r w:rsidRPr="00CC2F84">
        <w:rPr>
          <w:rFonts w:ascii="Helvetica" w:hAnsi="Helvetica"/>
          <w:sz w:val="22"/>
          <w:szCs w:val="22"/>
        </w:rPr>
        <w:t>. Third, we modeled the effect of household size and crowding on transmission but did not account for other factors that differ between agricultural workers and the general population, including occupational exposures that elevate baseline rates of respiratory disease</w:t>
      </w:r>
      <w:r w:rsidR="00D870D0">
        <w:rPr>
          <w:rFonts w:ascii="Helvetica" w:hAnsi="Helvetica"/>
          <w:sz w:val="22"/>
          <w:szCs w:val="22"/>
        </w:rPr>
        <w:t xml:space="preserve"> (</w:t>
      </w:r>
      <w:r w:rsidR="00C96A7F">
        <w:rPr>
          <w:rFonts w:ascii="Helvetica" w:hAnsi="Helvetica"/>
          <w:sz w:val="22"/>
          <w:szCs w:val="22"/>
        </w:rPr>
        <w:t>such as</w:t>
      </w:r>
      <w:r w:rsidR="00D870D0" w:rsidRPr="00D870D0">
        <w:rPr>
          <w:rFonts w:ascii="Helvetica" w:hAnsi="Helvetica"/>
          <w:sz w:val="22"/>
          <w:szCs w:val="22"/>
        </w:rPr>
        <w:t xml:space="preserve"> shared transport, close-quarters fieldwork, and communal facilities</w:t>
      </w:r>
      <w:r w:rsidR="00D870D0">
        <w:rPr>
          <w:rFonts w:ascii="Helvetica" w:hAnsi="Helvetica"/>
          <w:sz w:val="22"/>
          <w:szCs w:val="22"/>
        </w:rPr>
        <w:t>)</w:t>
      </w:r>
      <w:r w:rsidRPr="00CC2F84">
        <w:rPr>
          <w:rFonts w:ascii="Helvetica" w:hAnsi="Helvetica"/>
          <w:sz w:val="22"/>
          <w:szCs w:val="22"/>
        </w:rPr>
        <w:t xml:space="preserve">, higher rates of comorbidities such as diabetes, and limited access to healthcare. On the other hand, respiratory pathogens may spread less well outdoors </w:t>
      </w:r>
      <w:r w:rsidR="5FA808B8" w:rsidRPr="00CC2F84">
        <w:rPr>
          <w:rFonts w:ascii="Helvetica" w:hAnsi="Helvetica"/>
          <w:sz w:val="22"/>
          <w:szCs w:val="22"/>
        </w:rPr>
        <w:t>[</w:t>
      </w:r>
      <w:del w:id="74" w:author="Stephen Kissler" w:date="2026-02-28T23:32:00Z" w16du:dateUtc="2026-02-28T23:32:09Z">
        <w:r w:rsidR="32A57765" w:rsidRPr="00CC2F84">
          <w:rPr>
            <w:rFonts w:ascii="Helvetica" w:hAnsi="Helvetica"/>
          </w:rPr>
          <w:fldChar w:fldCharType="begin"/>
        </w:r>
        <w:r w:rsidR="32A57765" w:rsidRPr="00CC2F84">
          <w:rPr>
            <w:rFonts w:ascii="Helvetica" w:hAnsi="Helvetica"/>
          </w:rPr>
          <w:delInstrText>HYPERLINK "https://academic.oup.com/jid/article/223/4/550/6009483"</w:delInstrText>
        </w:r>
        <w:r w:rsidR="32A57765" w:rsidRPr="00CC2F84">
          <w:rPr>
            <w:rFonts w:ascii="Helvetica" w:hAnsi="Helvetica"/>
          </w:rPr>
        </w:r>
        <w:r w:rsidR="32A57765" w:rsidRPr="00CC2F84">
          <w:rPr>
            <w:rFonts w:ascii="Helvetica" w:hAnsi="Helvetica"/>
          </w:rPr>
          <w:fldChar w:fldCharType="separate"/>
        </w:r>
        <w:r w:rsidR="32A57765" w:rsidRPr="00CC2F84" w:rsidDel="01B0427E">
          <w:rPr>
            <w:rStyle w:val="Hyperlink"/>
            <w:rFonts w:ascii="Helvetica" w:hAnsi="Helvetica"/>
            <w:color w:val="auto"/>
            <w:sz w:val="22"/>
            <w:szCs w:val="22"/>
          </w:rPr>
          <w:delText>x</w:delText>
        </w:r>
        <w:r w:rsidR="32A57765" w:rsidRPr="00CC2F84">
          <w:rPr>
            <w:rFonts w:ascii="Helvetica" w:hAnsi="Helvetica"/>
          </w:rPr>
          <w:fldChar w:fldCharType="end"/>
        </w:r>
      </w:del>
      <w:ins w:id="75" w:author="Stephen Kissler" w:date="2026-02-28T23:32:00Z" w16du:dateUtc="2026-02-28T23:32:09Z">
        <w:r w:rsidR="566D6B7D" w:rsidRPr="00CC2F84">
          <w:rPr>
            <w:rFonts w:ascii="Helvetica" w:hAnsi="Helvetica"/>
            <w:sz w:val="22"/>
            <w:szCs w:val="22"/>
          </w:rPr>
          <w:t>x</w:t>
        </w:r>
      </w:ins>
      <w:r w:rsidR="5FA808B8" w:rsidRPr="00CC2F84">
        <w:rPr>
          <w:rFonts w:ascii="Helvetica" w:hAnsi="Helvetica"/>
          <w:sz w:val="22"/>
          <w:szCs w:val="22"/>
        </w:rPr>
        <w:t>]</w:t>
      </w:r>
      <w:r w:rsidRPr="00CC2F84">
        <w:rPr>
          <w:rFonts w:ascii="Helvetica" w:hAnsi="Helvetica"/>
          <w:sz w:val="22"/>
          <w:szCs w:val="22"/>
        </w:rPr>
        <w:t xml:space="preserve">, suggesting that agricultural workers may face lower workplace exposures to infection, which we also did not model. </w:t>
      </w:r>
      <w:r w:rsidR="00995ADD" w:rsidRPr="00995ADD">
        <w:rPr>
          <w:rFonts w:ascii="Helvetica" w:hAnsi="Helvetica"/>
          <w:sz w:val="22"/>
          <w:szCs w:val="22"/>
        </w:rPr>
        <w:t>Fourth, we assumed that labor losses during harvest translate directly into proportional production losses. In practice, this relationship is likely nonlinear in both directions. On one hand, many harvest operations require minimum crew sizes to function — for example, to staff a packing line or coordinate a picking crew — so production could drop more steeply than linearly if absences fall below a critical threshold. On the other hand, farms may compensate for absences by hiring replacement workers, extending shifts, or redistributing labor across tasks, partially buffering the impact. The linear impact assumption is also more defensible for crops with narrow harvest windows, like strawberries and iceberg lettuce which must be picked within days of maturity, than for oranges, which can remain on the tree for weeks, allowing workers to recover and make up for lost harvest time</w:t>
      </w:r>
      <w:r w:rsidRPr="00CC2F84">
        <w:rPr>
          <w:rFonts w:ascii="Helvetica" w:hAnsi="Helvetica"/>
          <w:sz w:val="22"/>
          <w:szCs w:val="22"/>
        </w:rPr>
        <w:t xml:space="preserve">. Fifth, data limitations constrained several aspects of the analysis. County-level household characteristics for agricultural workers are not available in the NAWS dataset, limiting the resolution of our geographic analysis. </w:t>
      </w:r>
      <w:r w:rsidR="00145FF8" w:rsidRPr="00145FF8">
        <w:rPr>
          <w:rFonts w:ascii="Helvetica" w:hAnsi="Helvetica"/>
          <w:sz w:val="22"/>
          <w:szCs w:val="22"/>
        </w:rPr>
        <w:t xml:space="preserve">We assumed a linear relationship between </w:t>
      </w:r>
      <w:r w:rsidR="00145FF8" w:rsidRPr="00145FF8">
        <w:rPr>
          <w:rFonts w:ascii="Helvetica" w:hAnsi="Helvetica"/>
          <w:sz w:val="22"/>
          <w:szCs w:val="22"/>
        </w:rPr>
        <w:lastRenderedPageBreak/>
        <w:t>crowding probability and household size, since these values are reported separately in available data; reassuringly, our results were largely insensitive to this choice.</w:t>
      </w:r>
      <w:r w:rsidR="00145FF8">
        <w:rPr>
          <w:rFonts w:ascii="Helvetica" w:hAnsi="Helvetica"/>
          <w:sz w:val="22"/>
          <w:szCs w:val="22"/>
        </w:rPr>
        <w:t xml:space="preserve"> </w:t>
      </w:r>
      <w:commentRangeStart w:id="76"/>
      <w:r w:rsidRPr="00CC2F84">
        <w:rPr>
          <w:rFonts w:ascii="Helvetica" w:hAnsi="Helvetica"/>
          <w:sz w:val="22"/>
          <w:szCs w:val="22"/>
        </w:rPr>
        <w:t xml:space="preserve">The assortativity of contacts between agricultural workers and the general community is poorly understood. </w:t>
      </w:r>
      <w:commentRangeEnd w:id="76"/>
      <w:r w:rsidR="00320FD3" w:rsidRPr="00CC2F84">
        <w:rPr>
          <w:rStyle w:val="CommentReference"/>
          <w:rFonts w:ascii="Helvetica" w:hAnsi="Helvetica"/>
          <w:sz w:val="22"/>
          <w:szCs w:val="22"/>
        </w:rPr>
        <w:commentReference w:id="76"/>
      </w:r>
      <w:r w:rsidRPr="00CC2F84">
        <w:rPr>
          <w:rFonts w:ascii="Helvetica" w:hAnsi="Helvetica"/>
          <w:sz w:val="22"/>
          <w:szCs w:val="22"/>
        </w:rPr>
        <w:t>Our use of point-to-point crop shipments as a proxy for harvest volumes may introduce a timing bias, particularly for crops like oranges that can be stored before shipment. Finally, our analysis assessed state- and region-level impacts, but farm-level impacts may differ considerably. Individual farms often harvest during concentrated windows, and an epidemic coinciding with such a window could devastate that farm’s production, while an epidemic at another time might have minimal effect. The smaller the geographic or operational scale, the more likely it is to see such “all or nothing” dynamics.</w:t>
      </w:r>
      <w:r w:rsidR="7FB4D1E9" w:rsidRPr="00CC2F84">
        <w:rPr>
          <w:rFonts w:ascii="Helvetica" w:hAnsi="Helvetica"/>
          <w:sz w:val="22"/>
          <w:szCs w:val="22"/>
        </w:rPr>
        <w:t xml:space="preserve"> Likewise, at smaller geographic scales, stochastic effects would play a larger role in shaping epidemic patterns, especially among the agricultural worker population that makes up a relatively small fraction of the overall population. </w:t>
      </w:r>
      <w:commentRangeEnd w:id="65"/>
      <w:r w:rsidR="00320FD3" w:rsidRPr="00CC2F84">
        <w:rPr>
          <w:rStyle w:val="CommentReference"/>
          <w:rFonts w:ascii="Helvetica" w:hAnsi="Helvetica"/>
          <w:sz w:val="22"/>
          <w:szCs w:val="22"/>
        </w:rPr>
        <w:commentReference w:id="65"/>
      </w:r>
    </w:p>
    <w:p w14:paraId="71AE5E5D" w14:textId="77777777" w:rsidR="007B1CFB" w:rsidRPr="00CC2F84" w:rsidRDefault="007B1CFB" w:rsidP="00446483">
      <w:pPr>
        <w:pStyle w:val="BodyText"/>
        <w:spacing w:line="259" w:lineRule="auto"/>
        <w:jc w:val="both"/>
        <w:rPr>
          <w:rFonts w:ascii="Helvetica" w:hAnsi="Helvetica"/>
          <w:sz w:val="22"/>
          <w:szCs w:val="22"/>
        </w:rPr>
      </w:pPr>
      <w:r w:rsidRPr="00CC2F84">
        <w:rPr>
          <w:rFonts w:ascii="Helvetica" w:hAnsi="Helvetica"/>
          <w:sz w:val="22"/>
          <w:szCs w:val="22"/>
        </w:rPr>
        <w:t>Effective disease surveillance among agricultural workers is essential both for protecting this population and for safeguarding the food supply, yet it presents major unresolved challenges. Ultimately, reducing the vulnerability of agricultural workers to respiratory disease outbreaks will require structural interventions, including improvements in housing conditions, access to healthcare, provision of personal protective equipment, and paid sick leave policies, alongside the epidemiological tools for anticipating and responding to outbreaks that this study aims to provide.</w:t>
      </w:r>
    </w:p>
    <w:bookmarkEnd w:id="57"/>
    <w:p w14:paraId="24930FF2" w14:textId="77777777" w:rsidR="007B1CFB" w:rsidRPr="00CC2F84" w:rsidRDefault="007B1CFB" w:rsidP="007B1CFB">
      <w:pPr>
        <w:pStyle w:val="BodyText"/>
        <w:rPr>
          <w:rFonts w:ascii="Helvetica" w:hAnsi="Helvetica"/>
        </w:rPr>
      </w:pPr>
    </w:p>
    <w:p w14:paraId="71607B7F" w14:textId="77777777" w:rsidR="007B1CFB" w:rsidRPr="00CC2F84" w:rsidRDefault="007B1CFB">
      <w:pPr>
        <w:rPr>
          <w:rFonts w:ascii="Helvetica" w:hAnsi="Helvetica"/>
          <w:b/>
          <w:bCs/>
        </w:rPr>
      </w:pPr>
      <w:bookmarkStart w:id="77" w:name="main-figures"/>
      <w:bookmarkEnd w:id="52"/>
      <w:r w:rsidRPr="00CC2F84">
        <w:rPr>
          <w:rFonts w:ascii="Helvetica" w:hAnsi="Helvetica"/>
          <w:b/>
          <w:bCs/>
        </w:rPr>
        <w:br w:type="page"/>
      </w:r>
    </w:p>
    <w:p w14:paraId="22673D80" w14:textId="77777777" w:rsidR="00AB7EBC" w:rsidRPr="00CC2F84" w:rsidRDefault="0034347F" w:rsidP="00287EBA">
      <w:pPr>
        <w:pStyle w:val="CaptionedFigure"/>
        <w:jc w:val="center"/>
        <w:rPr>
          <w:rFonts w:ascii="Helvetica" w:hAnsi="Helvetica"/>
        </w:rPr>
      </w:pPr>
      <w:commentRangeStart w:id="78"/>
      <w:r w:rsidRPr="00CC2F84">
        <w:rPr>
          <w:rFonts w:ascii="Helvetica" w:hAnsi="Helvetica"/>
          <w:noProof/>
        </w:rPr>
        <w:lastRenderedPageBreak/>
        <w:drawing>
          <wp:inline distT="0" distB="0" distL="0" distR="0" wp14:anchorId="50E91F97" wp14:editId="24AB27A2">
            <wp:extent cx="5334000" cy="4298910"/>
            <wp:effectExtent l="0" t="0" r="0" b="0"/>
            <wp:docPr id="74" name="Picture" descr="Household characteristics"/>
            <wp:cNvGraphicFramePr/>
            <a:graphic xmlns:a="http://schemas.openxmlformats.org/drawingml/2006/main">
              <a:graphicData uri="http://schemas.openxmlformats.org/drawingml/2006/picture">
                <pic:pic xmlns:pic="http://schemas.openxmlformats.org/drawingml/2006/picture">
                  <pic:nvPicPr>
                    <pic:cNvPr id="75" name="Picture" descr="../../figures/hh_inkscape.png"/>
                    <pic:cNvPicPr>
                      <a:picLocks noChangeAspect="1" noChangeArrowheads="1"/>
                    </pic:cNvPicPr>
                  </pic:nvPicPr>
                  <pic:blipFill>
                    <a:blip r:embed="rId76"/>
                    <a:stretch>
                      <a:fillRect/>
                    </a:stretch>
                  </pic:blipFill>
                  <pic:spPr bwMode="auto">
                    <a:xfrm>
                      <a:off x="0" y="0"/>
                      <a:ext cx="5334000" cy="4298910"/>
                    </a:xfrm>
                    <a:prstGeom prst="rect">
                      <a:avLst/>
                    </a:prstGeom>
                    <a:noFill/>
                    <a:ln w="9525">
                      <a:noFill/>
                      <a:headEnd/>
                      <a:tailEnd/>
                    </a:ln>
                  </pic:spPr>
                </pic:pic>
              </a:graphicData>
            </a:graphic>
          </wp:inline>
        </w:drawing>
      </w:r>
      <w:commentRangeEnd w:id="78"/>
      <w:r w:rsidR="00320FD3" w:rsidRPr="00CC2F84">
        <w:rPr>
          <w:rStyle w:val="CommentReference"/>
          <w:rFonts w:ascii="Helvetica" w:hAnsi="Helvetica"/>
          <w:sz w:val="24"/>
          <w:szCs w:val="24"/>
        </w:rPr>
        <w:commentReference w:id="78"/>
      </w:r>
    </w:p>
    <w:p w14:paraId="151557A3" w14:textId="77777777" w:rsidR="007B1CFB" w:rsidRPr="00CC2F84" w:rsidRDefault="007B1CFB" w:rsidP="007B1CFB">
      <w:pPr>
        <w:pStyle w:val="FirstParagraph"/>
        <w:jc w:val="both"/>
        <w:rPr>
          <w:rFonts w:ascii="Helvetica" w:hAnsi="Helvetica"/>
          <w:sz w:val="20"/>
          <w:szCs w:val="20"/>
        </w:rPr>
      </w:pPr>
      <w:r w:rsidRPr="00CC2F84">
        <w:rPr>
          <w:rFonts w:ascii="Helvetica" w:hAnsi="Helvetica"/>
          <w:b/>
          <w:bCs/>
          <w:sz w:val="20"/>
          <w:szCs w:val="20"/>
        </w:rPr>
        <w:t>Figure 1. Household characteristics by region for agricultural workers and the general community.</w:t>
      </w:r>
      <w:r w:rsidRPr="00CC2F84">
        <w:rPr>
          <w:rFonts w:ascii="Helvetica" w:hAnsi="Helvetica"/>
          <w:sz w:val="20"/>
          <w:szCs w:val="20"/>
        </w:rPr>
        <w:t xml:space="preserve"> </w:t>
      </w:r>
      <w:commentRangeStart w:id="79"/>
      <w:commentRangeStart w:id="80"/>
      <w:commentRangeStart w:id="81"/>
      <w:r w:rsidRPr="00CC2F84">
        <w:rPr>
          <w:rFonts w:ascii="Helvetica" w:hAnsi="Helvetica"/>
          <w:sz w:val="20"/>
          <w:szCs w:val="20"/>
        </w:rPr>
        <w:t xml:space="preserve">(A) </w:t>
      </w:r>
      <w:commentRangeEnd w:id="79"/>
      <w:r w:rsidR="00320FD3" w:rsidRPr="00CC2F84">
        <w:rPr>
          <w:rStyle w:val="CommentReference"/>
          <w:rFonts w:ascii="Helvetica" w:hAnsi="Helvetica"/>
          <w:sz w:val="20"/>
          <w:szCs w:val="20"/>
        </w:rPr>
        <w:commentReference w:id="79"/>
      </w:r>
      <w:commentRangeEnd w:id="80"/>
      <w:r w:rsidRPr="00CC2F84">
        <w:rPr>
          <w:rStyle w:val="CommentReference"/>
          <w:rFonts w:ascii="Helvetica" w:hAnsi="Helvetica"/>
          <w:sz w:val="20"/>
          <w:szCs w:val="20"/>
        </w:rPr>
        <w:commentReference w:id="80"/>
      </w:r>
      <w:commentRangeEnd w:id="81"/>
      <w:r w:rsidRPr="00CC2F84">
        <w:rPr>
          <w:rStyle w:val="CommentReference"/>
          <w:rFonts w:ascii="Helvetica" w:hAnsi="Helvetica"/>
          <w:sz w:val="20"/>
          <w:szCs w:val="20"/>
        </w:rPr>
        <w:commentReference w:id="81"/>
      </w:r>
      <w:r w:rsidRPr="00CC2F84">
        <w:rPr>
          <w:rFonts w:ascii="Helvetica" w:hAnsi="Helvetica"/>
          <w:sz w:val="20"/>
          <w:szCs w:val="20"/>
        </w:rPr>
        <w:t>Proportion of households of size 1 – 7+ for agricultural workers (blue) and the general community (red). Mean household sizes for each region and sub-population are depicted as circles. (B) Proportion of households that are crowded for agricultural workers (blue) and the general community (red). Histograms for the general community represent county-level differences in household crowding within each region. For agricultural workers, household crowding is available only at the region level, so these are depicted as single bars. Mean household crowding proportions for each region and sub-population are depicted as circles. Data for agricultural workers are extracted from the National Agricultural Workers Survey (NAWS) and data for the general community are extracted from the American Community Survey (ACS).</w:t>
      </w:r>
    </w:p>
    <w:p w14:paraId="2C64FAA5" w14:textId="77FF3807" w:rsidR="007B1CFB" w:rsidRPr="00CC2F84" w:rsidRDefault="007B1CFB">
      <w:pPr>
        <w:pStyle w:val="CaptionedFigure"/>
        <w:rPr>
          <w:rFonts w:ascii="Helvetica" w:hAnsi="Helvetica"/>
        </w:rPr>
      </w:pPr>
    </w:p>
    <w:p w14:paraId="326046F9" w14:textId="77777777" w:rsidR="007B1CFB" w:rsidRPr="00CC2F84" w:rsidRDefault="007B1CFB">
      <w:pPr>
        <w:rPr>
          <w:rFonts w:ascii="Helvetica" w:hAnsi="Helvetica"/>
          <w:b/>
          <w:bCs/>
        </w:rPr>
      </w:pPr>
      <w:r w:rsidRPr="00CC2F84">
        <w:rPr>
          <w:rFonts w:ascii="Helvetica" w:hAnsi="Helvetica"/>
          <w:b/>
          <w:bCs/>
        </w:rPr>
        <w:br w:type="page"/>
      </w:r>
    </w:p>
    <w:p w14:paraId="616B0438" w14:textId="77777777" w:rsidR="00AB7EBC" w:rsidRPr="00CC2F84" w:rsidRDefault="006B4661" w:rsidP="00287EBA">
      <w:pPr>
        <w:pStyle w:val="CaptionedFigure"/>
        <w:jc w:val="center"/>
        <w:rPr>
          <w:rFonts w:ascii="Helvetica" w:hAnsi="Helvetica"/>
        </w:rPr>
      </w:pPr>
      <w:r w:rsidRPr="00CC2F84">
        <w:rPr>
          <w:rFonts w:ascii="Helvetica" w:hAnsi="Helvetica"/>
          <w:noProof/>
        </w:rPr>
        <w:lastRenderedPageBreak/>
        <w:drawing>
          <wp:inline distT="0" distB="0" distL="0" distR="0" wp14:anchorId="01606CD4" wp14:editId="6B3BB337">
            <wp:extent cx="5334000" cy="8001000"/>
            <wp:effectExtent l="0" t="0" r="0" b="0"/>
            <wp:docPr id="77" name="Picture" descr="Epidemic simulations"/>
            <wp:cNvGraphicFramePr/>
            <a:graphic xmlns:a="http://schemas.openxmlformats.org/drawingml/2006/main">
              <a:graphicData uri="http://schemas.openxmlformats.org/drawingml/2006/picture">
                <pic:pic xmlns:pic="http://schemas.openxmlformats.org/drawingml/2006/picture">
                  <pic:nvPicPr>
                    <pic:cNvPr id="78" name="Picture" descr="../../figures/main_epicurves_2.png"/>
                    <pic:cNvPicPr>
                      <a:picLocks noChangeAspect="1" noChangeArrowheads="1"/>
                    </pic:cNvPicPr>
                  </pic:nvPicPr>
                  <pic:blipFill>
                    <a:blip r:embed="rId77"/>
                    <a:stretch>
                      <a:fillRect/>
                    </a:stretch>
                  </pic:blipFill>
                  <pic:spPr bwMode="auto">
                    <a:xfrm>
                      <a:off x="0" y="0"/>
                      <a:ext cx="5334000" cy="8001000"/>
                    </a:xfrm>
                    <a:prstGeom prst="rect">
                      <a:avLst/>
                    </a:prstGeom>
                    <a:noFill/>
                    <a:ln w="9525">
                      <a:noFill/>
                      <a:headEnd/>
                      <a:tailEnd/>
                    </a:ln>
                  </pic:spPr>
                </pic:pic>
              </a:graphicData>
            </a:graphic>
          </wp:inline>
        </w:drawing>
      </w:r>
    </w:p>
    <w:p w14:paraId="04D0B3DF" w14:textId="15D1A51D" w:rsidR="007B1CFB" w:rsidRPr="00CC2F84" w:rsidRDefault="007B1CFB" w:rsidP="007B1CFB">
      <w:pPr>
        <w:pStyle w:val="BodyText"/>
        <w:jc w:val="both"/>
        <w:rPr>
          <w:rFonts w:ascii="Helvetica" w:hAnsi="Helvetica"/>
          <w:sz w:val="20"/>
          <w:szCs w:val="20"/>
        </w:rPr>
      </w:pPr>
      <w:r w:rsidRPr="00CC2F84">
        <w:rPr>
          <w:rFonts w:ascii="Helvetica" w:hAnsi="Helvetica"/>
          <w:b/>
          <w:bCs/>
          <w:sz w:val="20"/>
          <w:szCs w:val="20"/>
        </w:rPr>
        <w:lastRenderedPageBreak/>
        <w:t>Figure 2. Simulated epidemic trajectories by region for agricultural workers and the general community.</w:t>
      </w:r>
      <w:r w:rsidRPr="00CC2F84">
        <w:rPr>
          <w:rFonts w:ascii="Helvetica" w:hAnsi="Helvetica"/>
          <w:sz w:val="20"/>
          <w:szCs w:val="20"/>
        </w:rPr>
        <w:t xml:space="preserve"> Infection prevalence (A)</w:t>
      </w:r>
      <w:r w:rsidR="004E0EEA">
        <w:rPr>
          <w:rFonts w:ascii="Helvetica" w:hAnsi="Helvetica"/>
          <w:sz w:val="20"/>
          <w:szCs w:val="20"/>
        </w:rPr>
        <w:t xml:space="preserve"> and </w:t>
      </w:r>
      <w:r w:rsidRPr="00CC2F84">
        <w:rPr>
          <w:rFonts w:ascii="Helvetica" w:hAnsi="Helvetica"/>
          <w:sz w:val="20"/>
          <w:szCs w:val="20"/>
        </w:rPr>
        <w:t>cumulative infections (B)</w:t>
      </w:r>
      <w:r w:rsidR="004E0EEA">
        <w:rPr>
          <w:rFonts w:ascii="Helvetica" w:hAnsi="Helvetica"/>
          <w:sz w:val="20"/>
          <w:szCs w:val="20"/>
        </w:rPr>
        <w:t xml:space="preserve"> for agricultural workers (blue) and the general community (red), along with the </w:t>
      </w:r>
      <w:r w:rsidRPr="00CC2F84">
        <w:rPr>
          <w:rFonts w:ascii="Helvetica" w:hAnsi="Helvetica"/>
          <w:sz w:val="20"/>
          <w:szCs w:val="20"/>
        </w:rPr>
        <w:t>ratio of agricultural worker to general community infection prevalence (C)</w:t>
      </w:r>
      <w:r w:rsidR="004E0EEA">
        <w:rPr>
          <w:rFonts w:ascii="Helvetica" w:hAnsi="Helvetica"/>
          <w:sz w:val="20"/>
          <w:szCs w:val="20"/>
        </w:rPr>
        <w:t xml:space="preserve"> </w:t>
      </w:r>
      <w:r w:rsidRPr="00CC2F84">
        <w:rPr>
          <w:rFonts w:ascii="Helvetica" w:hAnsi="Helvetica"/>
          <w:sz w:val="20"/>
          <w:szCs w:val="20"/>
        </w:rPr>
        <w:t>in the six NAWS regions. Region-level simulations are depicted as thick lines with black outlines. County-level simulations are depicted as thin, partially transparent lines to illustrate within-region variation.</w:t>
      </w:r>
    </w:p>
    <w:p w14:paraId="1310C134" w14:textId="77777777" w:rsidR="007B1CFB" w:rsidRPr="00CC2F84" w:rsidRDefault="007B1CFB">
      <w:pPr>
        <w:pStyle w:val="CaptionedFigure"/>
        <w:rPr>
          <w:rFonts w:ascii="Helvetica" w:hAnsi="Helvetica"/>
        </w:rPr>
      </w:pPr>
    </w:p>
    <w:p w14:paraId="3D6631ED" w14:textId="77777777" w:rsidR="007B1CFB" w:rsidRPr="00CC2F84" w:rsidRDefault="007B1CFB">
      <w:pPr>
        <w:rPr>
          <w:rFonts w:ascii="Helvetica" w:hAnsi="Helvetica"/>
          <w:b/>
          <w:bCs/>
        </w:rPr>
      </w:pPr>
      <w:r w:rsidRPr="00CC2F84">
        <w:rPr>
          <w:rFonts w:ascii="Helvetica" w:hAnsi="Helvetica"/>
          <w:b/>
          <w:bCs/>
        </w:rPr>
        <w:br w:type="page"/>
      </w:r>
    </w:p>
    <w:p w14:paraId="4A5F1663" w14:textId="77777777" w:rsidR="00AB7EBC" w:rsidRPr="00CC2F84" w:rsidRDefault="006B4661" w:rsidP="007B1CFB">
      <w:pPr>
        <w:pStyle w:val="CaptionedFigure"/>
        <w:jc w:val="center"/>
        <w:rPr>
          <w:rFonts w:ascii="Helvetica" w:hAnsi="Helvetica"/>
        </w:rPr>
      </w:pPr>
      <w:r w:rsidRPr="00CC2F84">
        <w:rPr>
          <w:rFonts w:ascii="Helvetica" w:hAnsi="Helvetica"/>
          <w:noProof/>
        </w:rPr>
        <w:lastRenderedPageBreak/>
        <w:drawing>
          <wp:inline distT="0" distB="0" distL="0" distR="0" wp14:anchorId="6C5739A5" wp14:editId="694B4D20">
            <wp:extent cx="2752374" cy="3669832"/>
            <wp:effectExtent l="0" t="0" r="0" b="0"/>
            <wp:docPr id="80" name="Picture" descr="Crop impact"/>
            <wp:cNvGraphicFramePr/>
            <a:graphic xmlns:a="http://schemas.openxmlformats.org/drawingml/2006/main">
              <a:graphicData uri="http://schemas.openxmlformats.org/drawingml/2006/picture">
                <pic:pic xmlns:pic="http://schemas.openxmlformats.org/drawingml/2006/picture">
                  <pic:nvPicPr>
                    <pic:cNvPr id="81" name="Picture" descr="../../figures/crop_impact.png"/>
                    <pic:cNvPicPr>
                      <a:picLocks noChangeAspect="1" noChangeArrowheads="1"/>
                    </pic:cNvPicPr>
                  </pic:nvPicPr>
                  <pic:blipFill>
                    <a:blip r:embed="rId78"/>
                    <a:stretch>
                      <a:fillRect/>
                    </a:stretch>
                  </pic:blipFill>
                  <pic:spPr bwMode="auto">
                    <a:xfrm>
                      <a:off x="0" y="0"/>
                      <a:ext cx="2752374" cy="3669832"/>
                    </a:xfrm>
                    <a:prstGeom prst="rect">
                      <a:avLst/>
                    </a:prstGeom>
                    <a:noFill/>
                    <a:ln w="9525">
                      <a:noFill/>
                      <a:headEnd/>
                      <a:tailEnd/>
                    </a:ln>
                  </pic:spPr>
                </pic:pic>
              </a:graphicData>
            </a:graphic>
          </wp:inline>
        </w:drawing>
      </w:r>
    </w:p>
    <w:p w14:paraId="79C606EE" w14:textId="77777777" w:rsidR="007B1CFB" w:rsidRPr="00CC2F84" w:rsidRDefault="007B1CFB" w:rsidP="007B1CFB">
      <w:pPr>
        <w:pStyle w:val="BodyText"/>
        <w:jc w:val="both"/>
        <w:rPr>
          <w:rFonts w:ascii="Helvetica" w:hAnsi="Helvetica"/>
          <w:sz w:val="20"/>
          <w:szCs w:val="20"/>
        </w:rPr>
      </w:pPr>
      <w:commentRangeStart w:id="82"/>
      <w:commentRangeStart w:id="83"/>
      <w:r w:rsidRPr="00CC2F84">
        <w:rPr>
          <w:rFonts w:ascii="Helvetica" w:hAnsi="Helvetica"/>
          <w:b/>
          <w:bCs/>
          <w:sz w:val="20"/>
          <w:szCs w:val="20"/>
        </w:rPr>
        <w:t>Figure 3. Simulated impact of a respiratory virus outbreak on harvesting of strawberries, iceberg lettuce, and oranges in California.</w:t>
      </w:r>
      <w:r w:rsidRPr="00CC2F84">
        <w:rPr>
          <w:rFonts w:ascii="Helvetica" w:hAnsi="Helvetica"/>
          <w:sz w:val="20"/>
          <w:szCs w:val="20"/>
        </w:rPr>
        <w:t xml:space="preserve"> </w:t>
      </w:r>
      <w:commentRangeEnd w:id="82"/>
      <w:r w:rsidR="00320FD3" w:rsidRPr="00CC2F84">
        <w:rPr>
          <w:rStyle w:val="CommentReference"/>
          <w:rFonts w:ascii="Helvetica" w:hAnsi="Helvetica"/>
          <w:sz w:val="20"/>
          <w:szCs w:val="20"/>
        </w:rPr>
        <w:commentReference w:id="82"/>
      </w:r>
      <w:commentRangeEnd w:id="83"/>
      <w:r w:rsidRPr="00CC2F84">
        <w:rPr>
          <w:rStyle w:val="CommentReference"/>
          <w:rFonts w:ascii="Helvetica" w:hAnsi="Helvetica"/>
          <w:sz w:val="20"/>
          <w:szCs w:val="20"/>
        </w:rPr>
        <w:commentReference w:id="83"/>
      </w:r>
      <w:commentRangeStart w:id="84"/>
      <w:r w:rsidRPr="00CC2F84">
        <w:rPr>
          <w:rFonts w:ascii="Helvetica" w:hAnsi="Helvetica"/>
          <w:sz w:val="20"/>
          <w:szCs w:val="20"/>
        </w:rPr>
        <w:t>(A)</w:t>
      </w:r>
      <w:commentRangeEnd w:id="84"/>
      <w:r w:rsidR="00320FD3" w:rsidRPr="00CC2F84">
        <w:rPr>
          <w:rStyle w:val="CommentReference"/>
          <w:rFonts w:ascii="Helvetica" w:hAnsi="Helvetica"/>
          <w:sz w:val="20"/>
          <w:szCs w:val="20"/>
        </w:rPr>
        <w:commentReference w:id="84"/>
      </w:r>
      <w:r w:rsidRPr="00CC2F84">
        <w:rPr>
          <w:rFonts w:ascii="Helvetica" w:hAnsi="Helvetica"/>
          <w:sz w:val="20"/>
          <w:szCs w:val="20"/>
        </w:rPr>
        <w:t xml:space="preserve"> Illustration of the approach for calculating harvest impact. Here, an epidemic peaks in the general community on June 1st, leading to a </w:t>
      </w:r>
      <w:commentRangeStart w:id="85"/>
      <w:r w:rsidRPr="00CC2F84">
        <w:rPr>
          <w:rFonts w:ascii="Helvetica" w:hAnsi="Helvetica"/>
          <w:sz w:val="20"/>
          <w:szCs w:val="20"/>
        </w:rPr>
        <w:t xml:space="preserve">peak in symptomatic disease among agricultural workers a few days earlier. </w:t>
      </w:r>
      <w:commentRangeEnd w:id="85"/>
      <w:r w:rsidR="00320FD3" w:rsidRPr="00CC2F84">
        <w:rPr>
          <w:rStyle w:val="CommentReference"/>
          <w:rFonts w:ascii="Helvetica" w:hAnsi="Helvetica"/>
          <w:sz w:val="20"/>
          <w:szCs w:val="20"/>
        </w:rPr>
        <w:commentReference w:id="85"/>
      </w:r>
      <w:r w:rsidRPr="00CC2F84">
        <w:rPr>
          <w:rFonts w:ascii="Helvetica" w:hAnsi="Helvetica"/>
          <w:sz w:val="20"/>
          <w:szCs w:val="20"/>
        </w:rPr>
        <w:t>The mean daily production of strawberries (magenta), iceberg lettuce (blue), and oranges (orange), averaged across 2018-2024, are depicted as solid lines. Dashed lines with shading depict the simulated production impact caused by the loss of labor due to symptomatic disease. The total impact (i.e., the area of the shaded regions) is summed across the year, yielding a single point in plot (B) representing the overall impact of an epidemic peaking on June 1. (B) Simulated production impact on strawberries (magenta), iceberg lettuce (blue), and oranges (orange) for epidemics peaking in the general community on each day of the year. These impacts assume that 50% of infections cause symptoms severe enough to cause a worker to miss work.</w:t>
      </w:r>
    </w:p>
    <w:p w14:paraId="5ACADA59" w14:textId="77777777" w:rsidR="007B1CFB" w:rsidRPr="00CC2F84" w:rsidRDefault="007B1CFB">
      <w:pPr>
        <w:rPr>
          <w:rFonts w:ascii="Helvetica" w:eastAsiaTheme="majorEastAsia" w:hAnsi="Helvetica" w:cstheme="majorBidi"/>
          <w:color w:val="0F4761" w:themeColor="accent1" w:themeShade="BF"/>
          <w:sz w:val="32"/>
          <w:szCs w:val="32"/>
        </w:rPr>
      </w:pPr>
      <w:bookmarkStart w:id="86" w:name="acknowledgments"/>
      <w:bookmarkEnd w:id="48"/>
      <w:bookmarkEnd w:id="77"/>
      <w:r w:rsidRPr="00CC2F84">
        <w:rPr>
          <w:rFonts w:ascii="Helvetica" w:hAnsi="Helvetica"/>
        </w:rPr>
        <w:br w:type="page"/>
      </w:r>
    </w:p>
    <w:p w14:paraId="281E97F5" w14:textId="17094C8F" w:rsidR="00AB7EBC" w:rsidRPr="00CC2F84" w:rsidRDefault="006B4661">
      <w:pPr>
        <w:pStyle w:val="Heading2"/>
        <w:rPr>
          <w:rFonts w:ascii="Helvetica" w:hAnsi="Helvetica"/>
          <w:b/>
          <w:bCs/>
          <w:color w:val="auto"/>
          <w:sz w:val="22"/>
          <w:szCs w:val="22"/>
        </w:rPr>
      </w:pPr>
      <w:r w:rsidRPr="00CC2F84">
        <w:rPr>
          <w:rFonts w:ascii="Helvetica" w:hAnsi="Helvetica"/>
          <w:b/>
          <w:bCs/>
          <w:color w:val="auto"/>
          <w:sz w:val="22"/>
          <w:szCs w:val="22"/>
        </w:rPr>
        <w:lastRenderedPageBreak/>
        <w:t>Acknowledgments</w:t>
      </w:r>
    </w:p>
    <w:p w14:paraId="38B85404" w14:textId="77777777" w:rsidR="00AB7EBC" w:rsidRPr="00CC2F84" w:rsidRDefault="006B4661">
      <w:pPr>
        <w:pStyle w:val="Heading2"/>
        <w:rPr>
          <w:rFonts w:ascii="Helvetica" w:hAnsi="Helvetica"/>
          <w:b/>
          <w:bCs/>
          <w:color w:val="auto"/>
          <w:sz w:val="22"/>
          <w:szCs w:val="22"/>
        </w:rPr>
      </w:pPr>
      <w:bookmarkStart w:id="87" w:name="funding"/>
      <w:bookmarkEnd w:id="86"/>
      <w:r w:rsidRPr="00CC2F84">
        <w:rPr>
          <w:rFonts w:ascii="Helvetica" w:hAnsi="Helvetica"/>
          <w:b/>
          <w:bCs/>
          <w:color w:val="auto"/>
          <w:sz w:val="22"/>
          <w:szCs w:val="22"/>
        </w:rPr>
        <w:t>Funding</w:t>
      </w:r>
    </w:p>
    <w:p w14:paraId="1E6BEC36" w14:textId="20E0B5D7" w:rsidR="00F050D5" w:rsidRPr="00CC2F84" w:rsidRDefault="00F050D5" w:rsidP="00E75E71">
      <w:pPr>
        <w:pStyle w:val="Heading2"/>
        <w:jc w:val="both"/>
        <w:rPr>
          <w:rFonts w:ascii="Helvetica" w:eastAsiaTheme="minorEastAsia" w:hAnsi="Helvetica" w:cstheme="minorBidi"/>
          <w:color w:val="auto"/>
          <w:sz w:val="22"/>
          <w:szCs w:val="22"/>
        </w:rPr>
      </w:pPr>
      <w:r w:rsidRPr="00CC2F84">
        <w:rPr>
          <w:rFonts w:ascii="Helvetica" w:eastAsiaTheme="minorEastAsia" w:hAnsi="Helvetica" w:cstheme="minorBidi"/>
          <w:color w:val="auto"/>
          <w:sz w:val="22"/>
          <w:szCs w:val="22"/>
        </w:rPr>
        <w:t>This work was supported in part by the Interdisciplinary Quantitative Biology (IQ Biology) PhD program at the BioFrontiers Institute, University of Colorado Boulder, and the National Science Foundation NRT Integrated Data Science Fellowship (award 2022138).</w:t>
      </w:r>
    </w:p>
    <w:p w14:paraId="127BF845" w14:textId="77777777" w:rsidR="00AB7EBC" w:rsidRPr="00CC2F84" w:rsidRDefault="006B4661">
      <w:pPr>
        <w:pStyle w:val="Heading2"/>
        <w:rPr>
          <w:rFonts w:ascii="Helvetica" w:hAnsi="Helvetica"/>
          <w:b/>
          <w:bCs/>
          <w:color w:val="auto"/>
          <w:sz w:val="22"/>
          <w:szCs w:val="22"/>
        </w:rPr>
      </w:pPr>
      <w:bookmarkStart w:id="88" w:name="author-contributions"/>
      <w:bookmarkEnd w:id="87"/>
      <w:r w:rsidRPr="00CC2F84">
        <w:rPr>
          <w:rFonts w:ascii="Helvetica" w:hAnsi="Helvetica"/>
          <w:b/>
          <w:bCs/>
          <w:color w:val="auto"/>
          <w:sz w:val="22"/>
          <w:szCs w:val="22"/>
        </w:rPr>
        <w:t>Author contributions</w:t>
      </w:r>
    </w:p>
    <w:p w14:paraId="38F0283D" w14:textId="77777777" w:rsidR="00AB7EBC" w:rsidRPr="00CC2F84" w:rsidRDefault="006B4661">
      <w:pPr>
        <w:pStyle w:val="Heading2"/>
        <w:rPr>
          <w:rFonts w:ascii="Helvetica" w:hAnsi="Helvetica"/>
          <w:b/>
          <w:bCs/>
          <w:color w:val="auto"/>
          <w:sz w:val="22"/>
          <w:szCs w:val="22"/>
        </w:rPr>
      </w:pPr>
      <w:bookmarkStart w:id="89" w:name="competing-interests"/>
      <w:bookmarkEnd w:id="88"/>
      <w:r w:rsidRPr="00CC2F84">
        <w:rPr>
          <w:rFonts w:ascii="Helvetica" w:hAnsi="Helvetica"/>
          <w:b/>
          <w:bCs/>
          <w:color w:val="auto"/>
          <w:sz w:val="22"/>
          <w:szCs w:val="22"/>
        </w:rPr>
        <w:t>Competing interests</w:t>
      </w:r>
    </w:p>
    <w:p w14:paraId="70447656" w14:textId="77777777" w:rsidR="00AB7EBC" w:rsidRPr="00CC2F84" w:rsidRDefault="006B4661">
      <w:pPr>
        <w:pStyle w:val="Heading2"/>
        <w:rPr>
          <w:rFonts w:ascii="Helvetica" w:hAnsi="Helvetica"/>
          <w:b/>
          <w:bCs/>
          <w:color w:val="auto"/>
          <w:sz w:val="22"/>
          <w:szCs w:val="22"/>
        </w:rPr>
      </w:pPr>
      <w:bookmarkStart w:id="90" w:name="data-availability"/>
      <w:bookmarkEnd w:id="89"/>
      <w:r w:rsidRPr="00CC2F84">
        <w:rPr>
          <w:rFonts w:ascii="Helvetica" w:hAnsi="Helvetica"/>
          <w:b/>
          <w:bCs/>
          <w:color w:val="auto"/>
          <w:sz w:val="22"/>
          <w:szCs w:val="22"/>
        </w:rPr>
        <w:t>Data availability</w:t>
      </w:r>
    </w:p>
    <w:p w14:paraId="0D7CBAB4"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All data and code associated with this manuscript can be accessed at https://github.com/skissler/IQTeamProject</w:t>
      </w:r>
    </w:p>
    <w:p w14:paraId="6A98797E" w14:textId="77777777" w:rsidR="00BC40BD" w:rsidRDefault="00BC40BD">
      <w:pPr>
        <w:rPr>
          <w:rFonts w:ascii="Helvetica" w:eastAsiaTheme="majorEastAsia" w:hAnsi="Helvetica" w:cstheme="majorBidi"/>
          <w:b/>
          <w:bCs/>
          <w:sz w:val="22"/>
          <w:szCs w:val="22"/>
        </w:rPr>
      </w:pPr>
      <w:bookmarkStart w:id="91" w:name="references"/>
      <w:bookmarkEnd w:id="90"/>
      <w:r>
        <w:rPr>
          <w:rFonts w:ascii="Helvetica" w:hAnsi="Helvetica"/>
          <w:b/>
          <w:bCs/>
          <w:sz w:val="22"/>
          <w:szCs w:val="22"/>
        </w:rPr>
        <w:br w:type="page"/>
      </w:r>
    </w:p>
    <w:p w14:paraId="7AFF7CD0" w14:textId="775BE1EF" w:rsidR="00320FD3" w:rsidRPr="00320FD3" w:rsidRDefault="00320FD3" w:rsidP="00320FD3">
      <w:pPr>
        <w:pStyle w:val="Heading2"/>
        <w:rPr>
          <w:rFonts w:ascii="Helvetica" w:hAnsi="Helvetica"/>
          <w:b/>
          <w:bCs/>
          <w:color w:val="auto"/>
          <w:sz w:val="22"/>
          <w:szCs w:val="22"/>
        </w:rPr>
      </w:pPr>
      <w:bookmarkStart w:id="92" w:name="supplementary-information"/>
      <w:bookmarkEnd w:id="91"/>
      <w:r w:rsidRPr="00320FD3">
        <w:rPr>
          <w:rFonts w:ascii="Helvetica" w:hAnsi="Helvetica"/>
          <w:b/>
          <w:bCs/>
          <w:color w:val="auto"/>
          <w:sz w:val="22"/>
          <w:szCs w:val="22"/>
        </w:rPr>
        <w:lastRenderedPageBreak/>
        <w:t>References</w:t>
      </w:r>
    </w:p>
    <w:p w14:paraId="16DF3BD9" w14:textId="77777777" w:rsidR="00C245ED" w:rsidRPr="00C245ED" w:rsidRDefault="00320FD3" w:rsidP="00C245ED">
      <w:pPr>
        <w:pStyle w:val="Bibliography"/>
        <w:rPr>
          <w:rFonts w:ascii="Helvetica" w:hAnsi="Helvetica"/>
          <w:sz w:val="20"/>
        </w:rPr>
      </w:pPr>
      <w:r w:rsidRPr="00320FD3">
        <w:rPr>
          <w:rFonts w:ascii="Helvetica" w:hAnsi="Helvetica"/>
          <w:b/>
          <w:bCs/>
          <w:color w:val="0F4761" w:themeColor="accent1" w:themeShade="BF"/>
          <w:sz w:val="20"/>
          <w:szCs w:val="20"/>
        </w:rPr>
        <w:fldChar w:fldCharType="begin"/>
      </w:r>
      <w:r w:rsidR="00C245ED">
        <w:rPr>
          <w:rFonts w:ascii="Helvetica" w:hAnsi="Helvetica"/>
          <w:b/>
          <w:bCs/>
          <w:sz w:val="20"/>
          <w:szCs w:val="20"/>
        </w:rPr>
        <w:instrText xml:space="preserve"> ADDIN ZOTERO_BIBL {"uncited":[],"omitted":[],"custom":[]} CSL_BIBLIOGRAPHY </w:instrText>
      </w:r>
      <w:r w:rsidRPr="00320FD3">
        <w:rPr>
          <w:rFonts w:ascii="Helvetica" w:hAnsi="Helvetica"/>
          <w:b/>
          <w:bCs/>
          <w:color w:val="0F4761" w:themeColor="accent1" w:themeShade="BF"/>
          <w:sz w:val="20"/>
          <w:szCs w:val="20"/>
        </w:rPr>
        <w:fldChar w:fldCharType="separate"/>
      </w:r>
      <w:r w:rsidR="00C245ED" w:rsidRPr="00C245ED">
        <w:rPr>
          <w:rFonts w:ascii="Helvetica" w:hAnsi="Helvetica"/>
          <w:sz w:val="20"/>
        </w:rPr>
        <w:t>1.</w:t>
      </w:r>
      <w:r w:rsidR="00C245ED" w:rsidRPr="00C245ED">
        <w:rPr>
          <w:rFonts w:ascii="Helvetica" w:hAnsi="Helvetica"/>
          <w:sz w:val="20"/>
        </w:rPr>
        <w:tab/>
        <w:t xml:space="preserve">Waltenburg, M. A. </w:t>
      </w:r>
      <w:r w:rsidR="00C245ED" w:rsidRPr="00C245ED">
        <w:rPr>
          <w:rFonts w:ascii="Helvetica" w:hAnsi="Helvetica"/>
          <w:i/>
          <w:iCs/>
          <w:sz w:val="20"/>
        </w:rPr>
        <w:t>et al.</w:t>
      </w:r>
      <w:r w:rsidR="00C245ED" w:rsidRPr="00C245ED">
        <w:rPr>
          <w:rFonts w:ascii="Helvetica" w:hAnsi="Helvetica"/>
          <w:sz w:val="20"/>
        </w:rPr>
        <w:t xml:space="preserve"> Update: COVID-19 Among Workers in Meat and Poultry Processing Facilities ― United States, April–May 2020. </w:t>
      </w:r>
      <w:r w:rsidR="00C245ED" w:rsidRPr="00C245ED">
        <w:rPr>
          <w:rFonts w:ascii="Helvetica" w:hAnsi="Helvetica"/>
          <w:i/>
          <w:iCs/>
          <w:sz w:val="20"/>
        </w:rPr>
        <w:t>MMWR Morb. Mortal. Wkly. Rep.</w:t>
      </w:r>
      <w:r w:rsidR="00C245ED" w:rsidRPr="00C245ED">
        <w:rPr>
          <w:rFonts w:ascii="Helvetica" w:hAnsi="Helvetica"/>
          <w:sz w:val="20"/>
        </w:rPr>
        <w:t xml:space="preserve"> </w:t>
      </w:r>
      <w:r w:rsidR="00C245ED" w:rsidRPr="00C245ED">
        <w:rPr>
          <w:rFonts w:ascii="Helvetica" w:hAnsi="Helvetica"/>
          <w:b/>
          <w:bCs/>
          <w:sz w:val="20"/>
        </w:rPr>
        <w:t>69</w:t>
      </w:r>
      <w:r w:rsidR="00C245ED" w:rsidRPr="00C245ED">
        <w:rPr>
          <w:rFonts w:ascii="Helvetica" w:hAnsi="Helvetica"/>
          <w:sz w:val="20"/>
        </w:rPr>
        <w:t>, 887–892 (2020).</w:t>
      </w:r>
    </w:p>
    <w:p w14:paraId="0D07BB18" w14:textId="77777777" w:rsidR="00C245ED" w:rsidRPr="00C245ED" w:rsidRDefault="00C245ED" w:rsidP="00C245ED">
      <w:pPr>
        <w:pStyle w:val="Bibliography"/>
        <w:rPr>
          <w:rFonts w:ascii="Helvetica" w:hAnsi="Helvetica"/>
          <w:sz w:val="20"/>
        </w:rPr>
      </w:pPr>
      <w:r w:rsidRPr="00C245ED">
        <w:rPr>
          <w:rFonts w:ascii="Helvetica" w:hAnsi="Helvetica"/>
          <w:sz w:val="20"/>
        </w:rPr>
        <w:t>2.</w:t>
      </w:r>
      <w:r w:rsidRPr="00C245ED">
        <w:rPr>
          <w:rFonts w:ascii="Helvetica" w:hAnsi="Helvetica"/>
          <w:sz w:val="20"/>
        </w:rPr>
        <w:tab/>
        <w:t xml:space="preserve">Gomez, M., Mejia, A., Ruddell, B. L. &amp; Rushforth, R. R. Supply chain diversity buffers cities against food shocks. </w:t>
      </w:r>
      <w:r w:rsidRPr="00C245ED">
        <w:rPr>
          <w:rFonts w:ascii="Helvetica" w:hAnsi="Helvetica"/>
          <w:i/>
          <w:iCs/>
          <w:sz w:val="20"/>
        </w:rPr>
        <w:t>Nature</w:t>
      </w:r>
      <w:r w:rsidRPr="00C245ED">
        <w:rPr>
          <w:rFonts w:ascii="Helvetica" w:hAnsi="Helvetica"/>
          <w:sz w:val="20"/>
        </w:rPr>
        <w:t xml:space="preserve"> </w:t>
      </w:r>
      <w:r w:rsidRPr="00C245ED">
        <w:rPr>
          <w:rFonts w:ascii="Helvetica" w:hAnsi="Helvetica"/>
          <w:b/>
          <w:bCs/>
          <w:sz w:val="20"/>
        </w:rPr>
        <w:t>595</w:t>
      </w:r>
      <w:r w:rsidRPr="00C245ED">
        <w:rPr>
          <w:rFonts w:ascii="Helvetica" w:hAnsi="Helvetica"/>
          <w:sz w:val="20"/>
        </w:rPr>
        <w:t>, 250–254 (2021).</w:t>
      </w:r>
    </w:p>
    <w:p w14:paraId="22F4380A" w14:textId="7CA1313A" w:rsidR="00320FD3" w:rsidRDefault="00320FD3" w:rsidP="00C245ED">
      <w:pPr>
        <w:pStyle w:val="Heading2"/>
        <w:rPr>
          <w:rFonts w:ascii="Helvetica" w:hAnsi="Helvetica"/>
          <w:b/>
          <w:bCs/>
          <w:color w:val="auto"/>
          <w:sz w:val="20"/>
          <w:szCs w:val="20"/>
        </w:rPr>
      </w:pPr>
      <w:r w:rsidRPr="00320FD3">
        <w:rPr>
          <w:rFonts w:ascii="Helvetica" w:hAnsi="Helvetica"/>
          <w:b/>
          <w:bCs/>
          <w:color w:val="auto"/>
          <w:sz w:val="20"/>
          <w:szCs w:val="20"/>
        </w:rPr>
        <w:fldChar w:fldCharType="end"/>
      </w:r>
    </w:p>
    <w:p w14:paraId="162AB193" w14:textId="77777777" w:rsidR="00320FD3" w:rsidRDefault="00320FD3">
      <w:pPr>
        <w:rPr>
          <w:rFonts w:ascii="Helvetica" w:eastAsiaTheme="majorEastAsia" w:hAnsi="Helvetica" w:cstheme="majorBidi"/>
          <w:b/>
          <w:bCs/>
          <w:sz w:val="20"/>
          <w:szCs w:val="20"/>
        </w:rPr>
      </w:pPr>
      <w:r>
        <w:rPr>
          <w:rFonts w:ascii="Helvetica" w:hAnsi="Helvetica"/>
          <w:b/>
          <w:bCs/>
          <w:sz w:val="20"/>
          <w:szCs w:val="20"/>
        </w:rPr>
        <w:br w:type="page"/>
      </w:r>
    </w:p>
    <w:p w14:paraId="50E93F18" w14:textId="0E16A7A9" w:rsidR="00AB7EBC" w:rsidRPr="00CC2F84" w:rsidRDefault="006B4661" w:rsidP="00CC2F84">
      <w:pPr>
        <w:pStyle w:val="Heading2"/>
        <w:jc w:val="both"/>
        <w:rPr>
          <w:rFonts w:ascii="Helvetica" w:hAnsi="Helvetica"/>
          <w:b/>
          <w:bCs/>
          <w:color w:val="auto"/>
          <w:sz w:val="28"/>
          <w:szCs w:val="28"/>
        </w:rPr>
      </w:pPr>
      <w:r w:rsidRPr="00CC2F84">
        <w:rPr>
          <w:rFonts w:ascii="Helvetica" w:hAnsi="Helvetica"/>
          <w:b/>
          <w:bCs/>
          <w:color w:val="auto"/>
          <w:sz w:val="28"/>
          <w:szCs w:val="28"/>
        </w:rPr>
        <w:lastRenderedPageBreak/>
        <w:t>Supplementary Information</w:t>
      </w:r>
    </w:p>
    <w:p w14:paraId="1F264A79" w14:textId="77777777" w:rsidR="00AB7EBC" w:rsidRPr="00CC2F84" w:rsidRDefault="006B4661" w:rsidP="00CC2F84">
      <w:pPr>
        <w:pStyle w:val="Heading3"/>
        <w:jc w:val="both"/>
        <w:rPr>
          <w:rFonts w:ascii="Helvetica" w:hAnsi="Helvetica"/>
          <w:b/>
          <w:bCs/>
          <w:color w:val="auto"/>
          <w:sz w:val="22"/>
          <w:szCs w:val="22"/>
        </w:rPr>
      </w:pPr>
      <w:bookmarkStart w:id="93" w:name="supplementary-methods"/>
      <w:r w:rsidRPr="00CC2F84">
        <w:rPr>
          <w:rFonts w:ascii="Helvetica" w:hAnsi="Helvetica"/>
          <w:b/>
          <w:bCs/>
          <w:color w:val="auto"/>
          <w:sz w:val="22"/>
          <w:szCs w:val="22"/>
        </w:rPr>
        <w:t>Supplementary Methods</w:t>
      </w:r>
    </w:p>
    <w:p w14:paraId="1B03B3C4" w14:textId="77777777" w:rsidR="00AB7EBC" w:rsidRPr="00CC2F84" w:rsidRDefault="006B4661" w:rsidP="00CC2F84">
      <w:pPr>
        <w:pStyle w:val="Heading4"/>
        <w:jc w:val="both"/>
        <w:rPr>
          <w:rFonts w:ascii="Helvetica" w:hAnsi="Helvetica"/>
          <w:color w:val="auto"/>
          <w:sz w:val="22"/>
          <w:szCs w:val="22"/>
        </w:rPr>
      </w:pPr>
      <w:bookmarkStart w:id="94" w:name="data-extraction"/>
      <w:r w:rsidRPr="00CC2F84">
        <w:rPr>
          <w:rFonts w:ascii="Helvetica" w:hAnsi="Helvetica"/>
          <w:color w:val="auto"/>
          <w:sz w:val="22"/>
          <w:szCs w:val="22"/>
        </w:rPr>
        <w:t>Data extraction</w:t>
      </w:r>
    </w:p>
    <w:p w14:paraId="78141554"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County-level household size distributions were obtained from American Community Survey (ACS) table B11016 (Household Type by Household Size), which reports counts of family and non-family households by size. We combined family and non-family counts for each household size (1 through 7+).</w:t>
      </w:r>
    </w:p>
    <w:p w14:paraId="35834162"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County-level household crowding proportions were obtained from ACS table B25014 (Tenure by Occupants per Room), where crowded households were defined as those with more than 1.00 occupants per room. We summed across owner- and renter-occupied units and all occupancy levels over size 1 (1.01–1.50, 1.51–2.00, and &gt;2.00 persons per room). We normalized by the total population size (ACS table B01003).</w:t>
      </w:r>
    </w:p>
    <w:p w14:paraId="07702ED6"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To calculate the proportion of agricultural workers in a county using the ACS data, we extracted the number of individuals employed in “farming, fishing, and forestry occupations” (ACS occupation codes C24030_004 [males] and C24030_031 [females]) as a proportion of total employed individuals (C24030_001).</w:t>
      </w:r>
    </w:p>
    <w:p w14:paraId="75C1803C" w14:textId="77777777" w:rsidR="00AB7EBC" w:rsidRPr="00CC2F84" w:rsidRDefault="006B4661" w:rsidP="00CC2F84">
      <w:pPr>
        <w:pStyle w:val="Heading4"/>
        <w:jc w:val="both"/>
        <w:rPr>
          <w:rFonts w:ascii="Helvetica" w:hAnsi="Helvetica"/>
          <w:color w:val="auto"/>
          <w:sz w:val="22"/>
          <w:szCs w:val="22"/>
        </w:rPr>
      </w:pPr>
      <w:bookmarkStart w:id="95" w:name="X96d56a96b835cf32ce99f11697040a297b33435"/>
      <w:bookmarkEnd w:id="94"/>
      <w:r w:rsidRPr="00CC2F84">
        <w:rPr>
          <w:rFonts w:ascii="Helvetica" w:hAnsi="Helvetica"/>
          <w:color w:val="auto"/>
          <w:sz w:val="22"/>
          <w:szCs w:val="22"/>
        </w:rPr>
        <w:t>Data processing: calculating regional values for the general community</w:t>
      </w:r>
    </w:p>
    <w:p w14:paraId="1B617C5A" w14:textId="16494AD3"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To enable region-level analysis, we aggregated the county-level ACS data into the corresponding National Agricultural Workers Survey (NAWS) regions using population-weighted averages. For each variable (</w:t>
      </w:r>
      <w:commentRangeStart w:id="96"/>
      <w:r w:rsidRPr="00CC2F84">
        <w:rPr>
          <w:rFonts w:ascii="Helvetica" w:hAnsi="Helvetica"/>
          <w:sz w:val="22"/>
          <w:szCs w:val="22"/>
        </w:rPr>
        <w:t>household size proportions</w:t>
      </w:r>
      <w:r w:rsidR="00E75E71">
        <w:rPr>
          <w:rFonts w:ascii="Helvetica" w:hAnsi="Helvetica"/>
          <w:sz w:val="22"/>
          <w:szCs w:val="22"/>
        </w:rPr>
        <w:t xml:space="preserve"> </w:t>
      </w:r>
      <w:r w:rsidR="00E75E71">
        <w:rPr>
          <w:rFonts w:ascii="Helvetica" w:hAnsi="Helvetica"/>
          <w:i/>
          <w:iCs/>
          <w:sz w:val="22"/>
          <w:szCs w:val="22"/>
        </w:rPr>
        <w:t>p</w:t>
      </w:r>
      <w:r w:rsidRPr="00CC2F84">
        <w:rPr>
          <w:rFonts w:ascii="Helvetica" w:hAnsi="Helvetica"/>
          <w:sz w:val="22"/>
          <w:szCs w:val="22"/>
        </w:rPr>
        <w:t>, crowding proportions</w:t>
      </w:r>
      <w:r w:rsidR="00E75E71">
        <w:rPr>
          <w:rFonts w:ascii="Helvetica" w:hAnsi="Helvetica"/>
          <w:sz w:val="22"/>
          <w:szCs w:val="22"/>
        </w:rPr>
        <w:t xml:space="preserve"> </w:t>
      </w:r>
      <w:r w:rsidR="00E75E71">
        <w:rPr>
          <w:rFonts w:ascii="Helvetica" w:hAnsi="Helvetica"/>
          <w:i/>
          <w:iCs/>
          <w:sz w:val="22"/>
          <w:szCs w:val="22"/>
        </w:rPr>
        <w:t>q</w:t>
      </w:r>
      <w:r w:rsidRPr="00CC2F84">
        <w:rPr>
          <w:rFonts w:ascii="Helvetica" w:hAnsi="Helvetica"/>
          <w:sz w:val="22"/>
          <w:szCs w:val="22"/>
        </w:rPr>
        <w:t>, and proportion of agricultural workers</w:t>
      </w:r>
      <w:commentRangeEnd w:id="96"/>
      <w:r w:rsidR="00320FD3">
        <w:rPr>
          <w:rStyle w:val="CommentReference"/>
          <w:rFonts w:ascii="Helvetica" w:hAnsi="Helvetica"/>
          <w:sz w:val="22"/>
          <w:szCs w:val="22"/>
        </w:rPr>
        <w:commentReference w:id="96"/>
      </w:r>
      <w:r w:rsidR="00E75E71">
        <w:rPr>
          <w:rFonts w:ascii="Helvetica" w:hAnsi="Helvetica"/>
          <w:sz w:val="22"/>
          <w:szCs w:val="22"/>
        </w:rPr>
        <w:t xml:space="preserve"> </w:t>
      </w:r>
      <w:r w:rsidR="00E75E71">
        <w:rPr>
          <w:rFonts w:ascii="Helvetica" w:hAnsi="Helvetica"/>
          <w:i/>
          <w:iCs/>
          <w:sz w:val="22"/>
          <w:szCs w:val="22"/>
        </w:rPr>
        <w:t>a</w:t>
      </w:r>
      <w:r w:rsidRPr="00CC2F84">
        <w:rPr>
          <w:rFonts w:ascii="Helvetica" w:hAnsi="Helvetica"/>
          <w:sz w:val="22"/>
          <w:szCs w:val="22"/>
        </w:rPr>
        <w:t xml:space="preserve">), we multiplied each county’s value by its population size, summed within each region, then divided by the total regional population size. Specifically, for each county </w:t>
      </w:r>
      <m:oMath>
        <m:r>
          <w:rPr>
            <w:rFonts w:ascii="Cambria Math" w:hAnsi="Cambria Math"/>
            <w:sz w:val="22"/>
            <w:szCs w:val="22"/>
          </w:rPr>
          <m:t>i</m:t>
        </m:r>
      </m:oMath>
      <w:r w:rsidRPr="00CC2F84">
        <w:rPr>
          <w:rFonts w:ascii="Helvetica" w:hAnsi="Helvetica"/>
          <w:sz w:val="22"/>
          <w:szCs w:val="22"/>
        </w:rPr>
        <w:t xml:space="preserve"> in region </w:t>
      </w:r>
      <m:oMath>
        <m:r>
          <w:rPr>
            <w:rFonts w:ascii="Cambria Math" w:hAnsi="Cambria Math"/>
            <w:sz w:val="22"/>
            <w:szCs w:val="22"/>
          </w:rPr>
          <m:t>r</m:t>
        </m:r>
      </m:oMath>
      <w:r w:rsidRPr="00CC2F84">
        <w:rPr>
          <w:rFonts w:ascii="Helvetica" w:hAnsi="Helvetica"/>
          <w:sz w:val="22"/>
          <w:szCs w:val="22"/>
        </w:rPr>
        <w:t>, we computed:</w:t>
      </w:r>
    </w:p>
    <w:p w14:paraId="05EC5A99"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num>
            <m:den>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e>
              </m:nary>
            </m:den>
          </m:f>
        </m:oMath>
      </m:oMathPara>
    </w:p>
    <w:p w14:paraId="575C4126"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num>
            <m:den>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e>
              </m:nary>
            </m:den>
          </m:f>
        </m:oMath>
      </m:oMathPara>
    </w:p>
    <w:p w14:paraId="093C3709"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a</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num>
            <m:den>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r</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e>
              </m:nary>
            </m:den>
          </m:f>
        </m:oMath>
      </m:oMathPara>
    </w:p>
    <w:p w14:paraId="6617FAC8"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w:r w:rsidRPr="00CC2F84">
        <w:rPr>
          <w:rFonts w:ascii="Helvetica" w:hAnsi="Helvetica"/>
          <w:sz w:val="22"/>
          <w:szCs w:val="22"/>
        </w:rPr>
        <w:t xml:space="preserve"> is the proportion of households with size </w:t>
      </w:r>
      <m:oMath>
        <m:r>
          <w:rPr>
            <w:rFonts w:ascii="Cambria Math" w:hAnsi="Cambria Math"/>
            <w:sz w:val="22"/>
            <w:szCs w:val="22"/>
          </w:rPr>
          <m:t>n</m:t>
        </m:r>
      </m:oMath>
      <w:r w:rsidRPr="00CC2F84">
        <w:rPr>
          <w:rFonts w:ascii="Helvetica" w:hAnsi="Helvetica"/>
          <w:sz w:val="22"/>
          <w:szCs w:val="22"/>
        </w:rPr>
        <w:t xml:space="preserve"> in county </w:t>
      </w:r>
      <m:oMath>
        <m:r>
          <w:rPr>
            <w:rFonts w:ascii="Cambria Math" w:hAnsi="Cambria Math"/>
            <w:sz w:val="22"/>
            <w:szCs w:val="22"/>
          </w:rPr>
          <m:t>i</m:t>
        </m:r>
      </m:oMath>
      <w:r w:rsidRPr="00CC2F84">
        <w:rPr>
          <w:rFonts w:ascii="Helvetica" w:hAnsi="Helvetica"/>
          <w:sz w:val="22"/>
          <w:szCs w:val="22"/>
        </w:rPr>
        <w:t xml:space="preserve"> according to the ACS data, </w:t>
      </w:r>
      <m:oMath>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oMath>
      <w:r w:rsidRPr="00CC2F84">
        <w:rPr>
          <w:rFonts w:ascii="Helvetica" w:hAnsi="Helvetica"/>
          <w:sz w:val="22"/>
          <w:szCs w:val="22"/>
        </w:rPr>
        <w:t xml:space="preserve"> is the proportion of crowded households in county </w:t>
      </w:r>
      <m:oMath>
        <m:r>
          <w:rPr>
            <w:rFonts w:ascii="Cambria Math" w:hAnsi="Cambria Math"/>
            <w:sz w:val="22"/>
            <w:szCs w:val="22"/>
          </w:rPr>
          <m:t>i</m:t>
        </m:r>
      </m:oMath>
      <w:r w:rsidRPr="00CC2F84">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a</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oMath>
      <w:r w:rsidRPr="00CC2F84">
        <w:rPr>
          <w:rFonts w:ascii="Helvetica" w:hAnsi="Helvetica"/>
          <w:sz w:val="22"/>
          <w:szCs w:val="22"/>
        </w:rPr>
        <w:t xml:space="preserve"> is the proportion of agricultural workers in county </w:t>
      </w:r>
      <m:oMath>
        <m:r>
          <w:rPr>
            <w:rFonts w:ascii="Cambria Math" w:hAnsi="Cambria Math"/>
            <w:sz w:val="22"/>
            <w:szCs w:val="22"/>
          </w:rPr>
          <m:t>i</m:t>
        </m:r>
      </m:oMath>
      <w:r w:rsidRPr="00CC2F84">
        <w:rPr>
          <w:rFonts w:ascii="Helvetica" w:hAnsi="Helvetica"/>
          <w:sz w:val="22"/>
          <w:szCs w:val="22"/>
        </w:rP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oMath>
      <w:r w:rsidRPr="00CC2F84">
        <w:rPr>
          <w:rFonts w:ascii="Helvetica" w:hAnsi="Helvetica"/>
          <w:sz w:val="22"/>
          <w:szCs w:val="22"/>
        </w:rPr>
        <w:t xml:space="preserve"> is the population size of county </w:t>
      </w:r>
      <m:oMath>
        <m:r>
          <w:rPr>
            <w:rFonts w:ascii="Cambria Math" w:hAnsi="Cambria Math"/>
            <w:sz w:val="22"/>
            <w:szCs w:val="22"/>
          </w:rPr>
          <m:t>i</m:t>
        </m:r>
      </m:oMath>
      <w:r w:rsidRPr="00CC2F84">
        <w:rPr>
          <w:rFonts w:ascii="Helvetica" w:hAnsi="Helvetica"/>
          <w:sz w:val="22"/>
          <w:szCs w:val="22"/>
        </w:rPr>
        <w:t>. We re-normalized</w:t>
      </w:r>
    </w:p>
    <w:p w14:paraId="40FCB26F"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m:oMathPara>
    </w:p>
    <w:p w14:paraId="395615C1"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to ensure</w:t>
      </w:r>
    </w:p>
    <w:p w14:paraId="368D6741" w14:textId="77777777" w:rsidR="00AB7EBC" w:rsidRPr="00CC2F84" w:rsidRDefault="00000000">
      <w:pPr>
        <w:pStyle w:val="BodyText"/>
        <w:rPr>
          <w:rFonts w:ascii="Helvetica" w:hAnsi="Helvetica"/>
          <w:sz w:val="22"/>
          <w:szCs w:val="22"/>
        </w:rPr>
      </w:pPr>
      <m:oMathPara>
        <m:oMathParaPr>
          <m:jc m:val="center"/>
        </m:oMathParaPr>
        <m:oMath>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oMath>
      </m:oMathPara>
    </w:p>
    <w:p w14:paraId="69BEEFCB"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w:t>
      </w:r>
    </w:p>
    <w:p w14:paraId="5D022E03"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lastRenderedPageBreak/>
        <w:t>Household sizes for agricultural workers were derived from the NAWS D52 variable (total number of people sleeping in the housing unit). Households of size 7 or greater were grouped into a single “7+” category for consistency with the ACS data. Crowding status was derived from the CROWDED1 variable. Both household size and crowding data were weighted using the NAWS survey weights (PWTYCRD) and summarized by NAWS region.</w:t>
      </w:r>
    </w:p>
    <w:p w14:paraId="37AC1F2D" w14:textId="77777777" w:rsidR="00AB7EBC" w:rsidRPr="00CC2F84" w:rsidRDefault="006B4661" w:rsidP="00CC2F84">
      <w:pPr>
        <w:pStyle w:val="Heading4"/>
        <w:jc w:val="both"/>
        <w:rPr>
          <w:rFonts w:ascii="Helvetica" w:hAnsi="Helvetica"/>
          <w:color w:val="auto"/>
          <w:sz w:val="22"/>
          <w:szCs w:val="22"/>
        </w:rPr>
      </w:pPr>
      <w:bookmarkStart w:id="97" w:name="X904ccea8e9efaddc62d5482f5d5424e1e1548bd"/>
      <w:bookmarkEnd w:id="95"/>
      <w:r w:rsidRPr="00CC2F84">
        <w:rPr>
          <w:rFonts w:ascii="Helvetica" w:hAnsi="Helvetica"/>
          <w:color w:val="auto"/>
          <w:sz w:val="22"/>
          <w:szCs w:val="22"/>
        </w:rPr>
        <w:t>Data processing: calculating crowding by household size</w:t>
      </w:r>
    </w:p>
    <w:p w14:paraId="6134E560"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In both the ACS and NAWS datasets, household size and household crowding are reported separately, but for the disease transmission model, we required the proportion of households of a given size that are crowded. To assign crowding probabilities by household size, we used a linear relationship where larger households are progressively more likely to be crowded. For a household of size </w:t>
      </w:r>
      <m:oMath>
        <m:r>
          <w:rPr>
            <w:rFonts w:ascii="Cambria Math" w:hAnsi="Cambria Math"/>
            <w:sz w:val="22"/>
            <w:szCs w:val="22"/>
          </w:rPr>
          <m:t>n</m:t>
        </m:r>
      </m:oMath>
      <w:r w:rsidRPr="00CC2F84">
        <w:rPr>
          <w:rFonts w:ascii="Helvetica" w:hAnsi="Helvetica"/>
          <w:sz w:val="22"/>
          <w:szCs w:val="22"/>
        </w:rPr>
        <w:t>, we defined a crowding multiplier:</w:t>
      </w:r>
    </w:p>
    <w:p w14:paraId="45508085"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d>
            <m:dPr>
              <m:begChr m:val="{"/>
              <m:endChr m:val=""/>
              <m:ctrlPr>
                <w:rPr>
                  <w:rFonts w:ascii="Cambria Math" w:hAnsi="Cambria Math"/>
                  <w:sz w:val="22"/>
                  <w:szCs w:val="22"/>
                </w:rPr>
              </m:ctrlPr>
            </m:dPr>
            <m:e>
              <m:m>
                <m:mPr>
                  <m:plcHide m:val="1"/>
                  <m:mcs>
                    <m:mc>
                      <m:mcPr>
                        <m:count m:val="2"/>
                        <m:mcJc m:val="left"/>
                      </m:mcPr>
                    </m:mc>
                  </m:mcs>
                  <m:ctrlPr>
                    <w:rPr>
                      <w:rFonts w:ascii="Cambria Math" w:hAnsi="Cambria Math"/>
                      <w:sz w:val="22"/>
                      <w:szCs w:val="22"/>
                    </w:rPr>
                  </m:ctrlPr>
                </m:mPr>
                <m:mr>
                  <m:e>
                    <m:r>
                      <w:rPr>
                        <w:rFonts w:ascii="Cambria Math" w:hAnsi="Cambria Math"/>
                        <w:sz w:val="22"/>
                        <w:szCs w:val="22"/>
                      </w:rPr>
                      <m:t>0</m:t>
                    </m:r>
                  </m:e>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e>
                </m:mr>
                <m:mr>
                  <m:e>
                    <m:r>
                      <w:rPr>
                        <w:rFonts w:ascii="Cambria Math" w:hAnsi="Cambria Math"/>
                        <w:sz w:val="22"/>
                        <w:szCs w:val="22"/>
                      </w:rPr>
                      <m:t> 1</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num>
                      <m:den>
                        <m:r>
                          <w:rPr>
                            <w:rFonts w:ascii="Cambria Math" w:hAnsi="Cambria Math"/>
                            <w:sz w:val="22"/>
                            <w:szCs w:val="22"/>
                          </w:rPr>
                          <m:t>5</m:t>
                        </m:r>
                      </m:den>
                    </m:f>
                  </m:e>
                  <m:e>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e>
                </m:mr>
              </m:m>
            </m:e>
          </m:d>
        </m:oMath>
      </m:oMathPara>
    </w:p>
    <w:p w14:paraId="3C5F56B1" w14:textId="3349FF7C"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where </w:t>
      </w:r>
      <m:oMath>
        <m:r>
          <w:rPr>
            <w:rFonts w:ascii="Cambria Math" w:hAnsi="Cambria Math"/>
            <w:sz w:val="22"/>
            <w:szCs w:val="22"/>
          </w:rPr>
          <m:t>d</m:t>
        </m:r>
      </m:oMath>
      <w:r w:rsidRPr="00CC2F84">
        <w:rPr>
          <w:rFonts w:ascii="Helvetica" w:hAnsi="Helvetica"/>
          <w:sz w:val="22"/>
          <w:szCs w:val="22"/>
        </w:rPr>
        <w:t xml:space="preserve"> is a crowding fold-difference parameter (the ratio of crowding probability for size-7 households to size-2 households). For example, when </w:t>
      </w: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2</m:t>
        </m:r>
      </m:oMath>
      <w:r w:rsidRPr="00CC2F84">
        <w:rPr>
          <w:rFonts w:ascii="Helvetica" w:hAnsi="Helvetica"/>
          <w:sz w:val="22"/>
          <w:szCs w:val="22"/>
        </w:rPr>
        <w:t xml:space="preserve">, </w:t>
      </w:r>
      <m:oMath>
        <m:r>
          <w:rPr>
            <w:rFonts w:ascii="Cambria Math" w:hAnsi="Cambria Math"/>
            <w:sz w:val="22"/>
            <w:szCs w:val="22"/>
          </w:rPr>
          <m:t>w</m:t>
        </m:r>
        <m:d>
          <m:dPr>
            <m:ctrlPr>
              <w:rPr>
                <w:rFonts w:ascii="Cambria Math" w:hAnsi="Cambria Math"/>
                <w:i/>
                <w:sz w:val="22"/>
                <w:szCs w:val="22"/>
              </w:rPr>
            </m:ctrlPr>
          </m:dPr>
          <m:e>
            <m:r>
              <w:rPr>
                <w:rFonts w:ascii="Cambria Math" w:hAnsi="Cambria Math"/>
                <w:sz w:val="22"/>
                <w:szCs w:val="22"/>
              </w:rPr>
              <m:t>n</m:t>
            </m:r>
          </m:e>
        </m:d>
        <m:r>
          <w:rPr>
            <w:rFonts w:ascii="Cambria Math" w:hAnsi="Cambria Math"/>
            <w:sz w:val="22"/>
            <w:szCs w:val="22"/>
          </w:rPr>
          <m:t>=0,1,1.2,1.4,1.6,1.8,2</m:t>
        </m:r>
      </m:oMath>
      <w:r w:rsidRPr="00CC2F84">
        <w:rPr>
          <w:rFonts w:ascii="Helvetica" w:hAnsi="Helvetica"/>
          <w:sz w:val="22"/>
          <w:szCs w:val="22"/>
        </w:rPr>
        <w:t xml:space="preserve"> for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1,2,…,7</m:t>
        </m:r>
      </m:oMath>
      <w:r w:rsidRPr="00CC2F84">
        <w:rPr>
          <w:rFonts w:ascii="Helvetica" w:hAnsi="Helvetica"/>
          <w:sz w:val="22"/>
          <w:szCs w:val="22"/>
        </w:rPr>
        <w:t xml:space="preserve">. Note that it is impossible for size-1 households to be crowded. We treated households of size 7+ as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7</m:t>
        </m:r>
      </m:oMath>
      <w:r w:rsidRPr="00CC2F84">
        <w:rPr>
          <w:rFonts w:ascii="Helvetica" w:hAnsi="Helvetica"/>
          <w:sz w:val="22"/>
          <w:szCs w:val="22"/>
        </w:rPr>
        <w:t xml:space="preserve">. For a given region and sub-population, the probability that a household of size </w:t>
      </w:r>
      <m:oMath>
        <m:r>
          <w:rPr>
            <w:rFonts w:ascii="Cambria Math" w:hAnsi="Cambria Math"/>
            <w:sz w:val="22"/>
            <w:szCs w:val="22"/>
          </w:rPr>
          <m:t>n</m:t>
        </m:r>
      </m:oMath>
      <w:r w:rsidRPr="00CC2F84">
        <w:rPr>
          <w:rFonts w:ascii="Helvetica" w:hAnsi="Helvetica"/>
          <w:sz w:val="22"/>
          <w:szCs w:val="22"/>
        </w:rPr>
        <w:t xml:space="preserve"> is crowded is then:</w:t>
      </w:r>
    </w:p>
    <w:p w14:paraId="308D9F1D"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ξ</m:t>
          </m:r>
          <m:r>
            <m:rPr>
              <m:sty m:val="p"/>
            </m:rPr>
            <w:rPr>
              <w:rFonts w:ascii="Cambria Math" w:hAnsi="Cambria Math"/>
              <w:sz w:val="22"/>
              <w:szCs w:val="22"/>
            </w:rPr>
            <m:t>⋅</m:t>
          </m:r>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m:oMathPara>
    </w:p>
    <w:p w14:paraId="441DFB12"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where the constant </w:t>
      </w:r>
      <m:oMath>
        <m:r>
          <w:rPr>
            <w:rFonts w:ascii="Cambria Math" w:hAnsi="Cambria Math"/>
            <w:sz w:val="22"/>
            <w:szCs w:val="22"/>
          </w:rPr>
          <m:t>ξ</m:t>
        </m:r>
      </m:oMath>
      <w:r w:rsidRPr="00CC2F84">
        <w:rPr>
          <w:rFonts w:ascii="Helvetica" w:hAnsi="Helvetica"/>
          <w:sz w:val="22"/>
          <w:szCs w:val="22"/>
        </w:rPr>
        <w:t xml:space="preserve"> is chosen so that the total proportion of crowded households in the region, </w:t>
      </w:r>
      <m:oMath>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r>
              <w:rPr>
                <w:rFonts w:ascii="Cambria Math" w:hAnsi="Cambria Math"/>
                <w:sz w:val="22"/>
                <w:szCs w:val="22"/>
              </w:rPr>
              <m:t>p</m:t>
            </m:r>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w:r w:rsidRPr="00CC2F84">
        <w:rPr>
          <w:rFonts w:ascii="Helvetica" w:hAnsi="Helvetica"/>
          <w:sz w:val="22"/>
          <w:szCs w:val="22"/>
        </w:rPr>
        <w:t xml:space="preserve">, matches the observed fraction of crowded households,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oMath>
      <w:r w:rsidRPr="00CC2F84">
        <w:rPr>
          <w:rFonts w:ascii="Helvetica" w:hAnsi="Helvetica"/>
          <w:sz w:val="22"/>
          <w:szCs w:val="22"/>
        </w:rPr>
        <w:t xml:space="preserve"> (here,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w:r w:rsidRPr="00CC2F84">
        <w:rPr>
          <w:rFonts w:ascii="Helvetica" w:hAnsi="Helvetica"/>
          <w:sz w:val="22"/>
          <w:szCs w:val="22"/>
        </w:rPr>
        <w:t xml:space="preserve"> is the proportion of households that are size </w:t>
      </w:r>
      <m:oMath>
        <m:r>
          <w:rPr>
            <w:rFonts w:ascii="Cambria Math" w:hAnsi="Cambria Math"/>
            <w:sz w:val="22"/>
            <w:szCs w:val="22"/>
          </w:rPr>
          <m:t>n</m:t>
        </m:r>
      </m:oMath>
      <w:r w:rsidRPr="00CC2F84">
        <w:rPr>
          <w:rFonts w:ascii="Helvetica" w:hAnsi="Helvetica"/>
          <w:sz w:val="22"/>
          <w:szCs w:val="22"/>
        </w:rPr>
        <w:t>). Specifically,</w:t>
      </w:r>
    </w:p>
    <w:p w14:paraId="4D35ABB8"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ξ</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num>
            <m:den>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r>
                    <w:rPr>
                      <w:rFonts w:ascii="Cambria Math" w:hAnsi="Cambria Math"/>
                      <w:sz w:val="22"/>
                      <w:szCs w:val="22"/>
                    </w:rPr>
                    <m:t>p</m:t>
                  </m:r>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den>
          </m:f>
        </m:oMath>
      </m:oMathPara>
    </w:p>
    <w:p w14:paraId="1F0984F1" w14:textId="77F63110"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For example, for household size proportions </w:t>
      </w:r>
      <m:oMath>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n</m:t>
            </m:r>
          </m:e>
        </m:d>
        <m:r>
          <w:rPr>
            <w:rFonts w:ascii="Cambria Math" w:hAnsi="Cambria Math"/>
            <w:sz w:val="22"/>
            <w:szCs w:val="22"/>
          </w:rPr>
          <m:t>=0.1,0.2,0.3,0.2,0.1,0.05,0.05</m:t>
        </m:r>
      </m:oMath>
      <w:r w:rsidRPr="00CC2F84">
        <w:rPr>
          <w:rFonts w:ascii="Helvetica" w:hAnsi="Helvetica"/>
          <w:sz w:val="22"/>
          <w:szCs w:val="22"/>
        </w:rPr>
        <w:t xml:space="preserve"> for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1,2,…,7</m:t>
        </m:r>
      </m:oMath>
      <w:r w:rsidRPr="00CC2F84">
        <w:rPr>
          <w:rFonts w:ascii="Helvetica" w:hAnsi="Helvetica"/>
          <w:sz w:val="22"/>
          <w:szCs w:val="22"/>
        </w:rPr>
        <w:t>, and for an overall crowding fraction of</w:t>
      </w:r>
    </w:p>
    <w:p w14:paraId="4B3DD5E3"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0.2</m:t>
          </m:r>
        </m:oMath>
      </m:oMathPara>
    </w:p>
    <w:p w14:paraId="1E43321E" w14:textId="3837C9BD" w:rsidR="00AB7EBC" w:rsidRPr="00CC2F84" w:rsidRDefault="006B4661">
      <w:pPr>
        <w:pStyle w:val="FirstParagraph"/>
        <w:rPr>
          <w:rFonts w:ascii="Helvetica" w:hAnsi="Helvetica"/>
          <w:sz w:val="22"/>
          <w:szCs w:val="22"/>
        </w:rPr>
      </w:pPr>
      <w:r w:rsidRPr="00CC2F84">
        <w:rPr>
          <w:rFonts w:ascii="Helvetica" w:hAnsi="Helvetica"/>
          <w:sz w:val="22"/>
          <w:szCs w:val="22"/>
        </w:rPr>
        <w:t>we have</w:t>
      </w:r>
    </w:p>
    <w:p w14:paraId="12E67BC6"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ξ</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0.2</m:t>
              </m:r>
            </m:num>
            <m:den>
              <m:r>
                <m:rPr>
                  <m:sty m:val="p"/>
                </m:rPr>
                <w:rPr>
                  <w:rFonts w:ascii="Cambria Math" w:hAnsi="Cambria Math"/>
                  <w:sz w:val="22"/>
                  <w:szCs w:val="22"/>
                </w:rPr>
                <m:t>(</m:t>
              </m:r>
              <m:r>
                <w:rPr>
                  <w:rFonts w:ascii="Cambria Math" w:hAnsi="Cambria Math"/>
                  <w:sz w:val="22"/>
                  <w:szCs w:val="22"/>
                </w:rPr>
                <m:t>0.1</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0.3</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0.1</m:t>
              </m:r>
              <m:r>
                <m:rPr>
                  <m:sty m:val="p"/>
                </m:rPr>
                <w:rPr>
                  <w:rFonts w:ascii="Cambria Math" w:hAnsi="Cambria Math"/>
                  <w:sz w:val="22"/>
                  <w:szCs w:val="22"/>
                </w:rPr>
                <m:t>)(</m:t>
              </m:r>
              <m:r>
                <w:rPr>
                  <w:rFonts w:ascii="Cambria Math" w:hAnsi="Cambria Math"/>
                  <w:sz w:val="22"/>
                  <w:szCs w:val="22"/>
                </w:rPr>
                <m:t>1.6</m:t>
              </m:r>
              <m:r>
                <m:rPr>
                  <m:sty m:val="p"/>
                </m:rPr>
                <w:rPr>
                  <w:rFonts w:ascii="Cambria Math" w:hAnsi="Cambria Math"/>
                  <w:sz w:val="22"/>
                  <w:szCs w:val="22"/>
                </w:rPr>
                <m:t>)+(</m:t>
              </m:r>
              <m:r>
                <w:rPr>
                  <w:rFonts w:ascii="Cambria Math" w:hAnsi="Cambria Math"/>
                  <w:sz w:val="22"/>
                  <w:szCs w:val="22"/>
                </w:rPr>
                <m:t>0.05</m:t>
              </m:r>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r>
                <w:rPr>
                  <w:rFonts w:ascii="Cambria Math" w:hAnsi="Cambria Math"/>
                  <w:sz w:val="22"/>
                  <w:szCs w:val="22"/>
                </w:rPr>
                <m:t>0.05</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den>
          </m:f>
        </m:oMath>
      </m:oMathPara>
    </w:p>
    <w:p w14:paraId="2F270A5C" w14:textId="77777777" w:rsidR="00AB7EBC" w:rsidRPr="00CC2F84" w:rsidRDefault="006B4661">
      <w:pPr>
        <w:pStyle w:val="FirstParagraph"/>
        <w:rPr>
          <w:rFonts w:ascii="Helvetica" w:hAnsi="Helvetica"/>
          <w:sz w:val="22"/>
          <w:szCs w:val="22"/>
        </w:rPr>
      </w:pPr>
      <m:oMathPara>
        <m:oMathParaPr>
          <m:jc m:val="center"/>
        </m:oMathParaPr>
        <m:oMath>
          <m:r>
            <m:rPr>
              <m:sty m:val="p"/>
            </m:rPr>
            <w:rPr>
              <w:rFonts w:ascii="Cambria Math" w:hAnsi="Cambria Math"/>
              <w:sz w:val="22"/>
              <w:szCs w:val="22"/>
            </w:rPr>
            <m:t>=</m:t>
          </m:r>
          <m:r>
            <w:rPr>
              <w:rFonts w:ascii="Cambria Math" w:hAnsi="Cambria Math"/>
              <w:sz w:val="22"/>
              <w:szCs w:val="22"/>
            </w:rPr>
            <m:t>0.168</m:t>
          </m:r>
        </m:oMath>
      </m:oMathPara>
    </w:p>
    <w:p w14:paraId="07C54471"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which ensures that</w:t>
      </w:r>
    </w:p>
    <w:p w14:paraId="35DF4E6F" w14:textId="77777777" w:rsidR="00AB7EBC" w:rsidRPr="00CC2F84" w:rsidRDefault="00000000">
      <w:pPr>
        <w:pStyle w:val="BodyText"/>
        <w:rPr>
          <w:rFonts w:ascii="Helvetica" w:hAnsi="Helvetica"/>
          <w:sz w:val="22"/>
          <w:szCs w:val="22"/>
        </w:rPr>
      </w:pPr>
      <m:oMathPara>
        <m:oMathParaPr>
          <m:jc m:val="center"/>
        </m:oMathParaPr>
        <m:oMath>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r>
                <w:rPr>
                  <w:rFonts w:ascii="Cambria Math" w:hAnsi="Cambria Math"/>
                  <w:sz w:val="22"/>
                  <w:szCs w:val="22"/>
                </w:rPr>
                <m:t>p</m:t>
              </m:r>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n</m:t>
              </m:r>
            </m:sub>
            <m:sup>
              <m:r>
                <w:rPr>
                  <w:rFonts w:ascii="Cambria Math" w:hAnsi="Cambria Math"/>
                  <w:sz w:val="22"/>
                  <w:szCs w:val="22"/>
                </w:rPr>
                <m:t>​</m:t>
              </m:r>
            </m:sup>
            <m:e>
              <m:r>
                <w:rPr>
                  <w:rFonts w:ascii="Cambria Math" w:hAnsi="Cambria Math"/>
                  <w:sz w:val="22"/>
                  <w:szCs w:val="22"/>
                </w:rPr>
                <m:t>p</m:t>
              </m:r>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ξw</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m:oMathPara>
    </w:p>
    <w:p w14:paraId="52D0D8AE" w14:textId="77777777" w:rsidR="00AB7EBC" w:rsidRPr="00CC2F84" w:rsidRDefault="006B4661">
      <w:pPr>
        <w:pStyle w:val="FirstParagraph"/>
        <w:rPr>
          <w:rFonts w:ascii="Helvetica" w:hAnsi="Helvetica"/>
          <w:sz w:val="22"/>
          <w:szCs w:val="22"/>
        </w:rPr>
      </w:pPr>
      <m:oMathPara>
        <m:oMathParaPr>
          <m:jc m:val="center"/>
        </m:oMathParaPr>
        <m:oMath>
          <m:r>
            <m:rPr>
              <m:sty m:val="p"/>
            </m:rPr>
            <w:rPr>
              <w:rFonts w:ascii="Cambria Math" w:hAnsi="Cambria Math"/>
              <w:sz w:val="22"/>
              <w:szCs w:val="22"/>
            </w:rPr>
            <m:t>=</m:t>
          </m:r>
          <m:r>
            <w:rPr>
              <w:rFonts w:ascii="Cambria Math" w:hAnsi="Cambria Math"/>
              <w:sz w:val="22"/>
              <w:szCs w:val="22"/>
            </w:rPr>
            <m:t>0.168</m:t>
          </m:r>
          <m:r>
            <m:rPr>
              <m:sty m:val="p"/>
            </m:rPr>
            <w:rPr>
              <w:rFonts w:ascii="Cambria Math" w:hAnsi="Cambria Math"/>
              <w:sz w:val="22"/>
              <w:szCs w:val="22"/>
            </w:rPr>
            <m:t>[(</m:t>
          </m:r>
          <m:r>
            <w:rPr>
              <w:rFonts w:ascii="Cambria Math" w:hAnsi="Cambria Math"/>
              <w:sz w:val="22"/>
              <w:szCs w:val="22"/>
            </w:rPr>
            <m:t>0.1</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0.3</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0.1</m:t>
          </m:r>
          <m:r>
            <m:rPr>
              <m:sty m:val="p"/>
            </m:rPr>
            <w:rPr>
              <w:rFonts w:ascii="Cambria Math" w:hAnsi="Cambria Math"/>
              <w:sz w:val="22"/>
              <w:szCs w:val="22"/>
            </w:rPr>
            <m:t>)(</m:t>
          </m:r>
          <m:r>
            <w:rPr>
              <w:rFonts w:ascii="Cambria Math" w:hAnsi="Cambria Math"/>
              <w:sz w:val="22"/>
              <w:szCs w:val="22"/>
            </w:rPr>
            <m:t>1.6</m:t>
          </m:r>
          <m:r>
            <m:rPr>
              <m:sty m:val="p"/>
            </m:rPr>
            <w:rPr>
              <w:rFonts w:ascii="Cambria Math" w:hAnsi="Cambria Math"/>
              <w:sz w:val="22"/>
              <w:szCs w:val="22"/>
            </w:rPr>
            <m:t>)+(</m:t>
          </m:r>
          <m:r>
            <w:rPr>
              <w:rFonts w:ascii="Cambria Math" w:hAnsi="Cambria Math"/>
              <w:sz w:val="22"/>
              <w:szCs w:val="22"/>
            </w:rPr>
            <m:t>0.05</m:t>
          </m:r>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r>
            <w:rPr>
              <w:rFonts w:ascii="Cambria Math" w:hAnsi="Cambria Math"/>
              <w:sz w:val="22"/>
              <w:szCs w:val="22"/>
            </w:rPr>
            <m:t>0.05</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oMath>
      </m:oMathPara>
    </w:p>
    <w:p w14:paraId="31157BAE" w14:textId="77777777" w:rsidR="00AB7EBC" w:rsidRPr="00CC2F84" w:rsidRDefault="006B4661">
      <w:pPr>
        <w:pStyle w:val="FirstParagraph"/>
        <w:rPr>
          <w:rFonts w:ascii="Helvetica" w:hAnsi="Helvetica"/>
          <w:sz w:val="22"/>
          <w:szCs w:val="22"/>
        </w:rPr>
      </w:pPr>
      <m:oMathPara>
        <m:oMathParaPr>
          <m:jc m:val="center"/>
        </m:oMathParaPr>
        <m:oMath>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crowded</m:t>
              </m:r>
            </m:sub>
          </m:sSub>
        </m:oMath>
      </m:oMathPara>
    </w:p>
    <w:p w14:paraId="20368E57" w14:textId="77777777" w:rsidR="00AB7EBC" w:rsidRPr="00CC2F84" w:rsidRDefault="006B4661" w:rsidP="00CC2F84">
      <w:pPr>
        <w:pStyle w:val="Heading4"/>
        <w:jc w:val="both"/>
        <w:rPr>
          <w:rFonts w:ascii="Helvetica" w:hAnsi="Helvetica"/>
          <w:color w:val="auto"/>
          <w:sz w:val="22"/>
          <w:szCs w:val="22"/>
        </w:rPr>
      </w:pPr>
      <w:bookmarkStart w:id="98" w:name="X92c3e3162e5a3712ec25fd07495cbc9dbab31c8"/>
      <w:bookmarkEnd w:id="97"/>
      <w:r w:rsidRPr="00CC2F84">
        <w:rPr>
          <w:rFonts w:ascii="Helvetica" w:hAnsi="Helvetica"/>
          <w:color w:val="auto"/>
          <w:sz w:val="22"/>
          <w:szCs w:val="22"/>
        </w:rPr>
        <w:lastRenderedPageBreak/>
        <w:t>Data processing: imputing county-level household characteristics for agricultural workers</w:t>
      </w:r>
    </w:p>
    <w:p w14:paraId="67FF680F" w14:textId="55FBE60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The NAWS dataset reports household characteristics for agricultural workers at the regional level only, while the ACS provides county-level data for the general population. While our main analysis was at the regional level, we also performed a county-level analysis to assess within-region variation in outbreak disparities between </w:t>
      </w:r>
      <w:r w:rsidR="003C64F0" w:rsidRPr="00CC2F84">
        <w:rPr>
          <w:rFonts w:ascii="Helvetica" w:hAnsi="Helvetica"/>
          <w:sz w:val="22"/>
          <w:szCs w:val="22"/>
        </w:rPr>
        <w:t>agricultural</w:t>
      </w:r>
      <w:r w:rsidRPr="00CC2F84">
        <w:rPr>
          <w:rFonts w:ascii="Helvetica" w:hAnsi="Helvetica"/>
          <w:sz w:val="22"/>
          <w:szCs w:val="22"/>
        </w:rPr>
        <w:t xml:space="preserve"> workers and the general community. To generate county-level population estimates for agricultural workers, we used county-level ACS variation to adjust the regional NAWS values. The underlying assumption is that county-level variation among agricultural workers follows a similar pattern to county-level variation in the general population; i.e., if a county’s general population has larger households than the regional average, agricultural workers in that county likely also have larger households than the regional average for agricultural workers.</w:t>
      </w:r>
    </w:p>
    <w:p w14:paraId="4C47FA17"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We imputed county-level NAWS values using three methods (</w:t>
      </w:r>
      <w:r w:rsidRPr="00CC2F84">
        <w:rPr>
          <w:rFonts w:ascii="Helvetica" w:hAnsi="Helvetica"/>
          <w:b/>
          <w:bCs/>
          <w:sz w:val="22"/>
          <w:szCs w:val="22"/>
        </w:rPr>
        <w:t>Figures S2 and S3</w:t>
      </w:r>
      <w:r w:rsidRPr="00CC2F84">
        <w:rPr>
          <w:rFonts w:ascii="Helvetica" w:hAnsi="Helvetica"/>
          <w:sz w:val="22"/>
          <w:szCs w:val="22"/>
        </w:rPr>
        <w:t>):</w:t>
      </w:r>
    </w:p>
    <w:p w14:paraId="00521AC1" w14:textId="77777777" w:rsidR="00AB7EBC" w:rsidRPr="00CC2F84" w:rsidRDefault="006B4661" w:rsidP="00CC2F84">
      <w:pPr>
        <w:pStyle w:val="BodyText"/>
        <w:jc w:val="both"/>
        <w:rPr>
          <w:rFonts w:ascii="Helvetica" w:hAnsi="Helvetica"/>
          <w:sz w:val="22"/>
          <w:szCs w:val="22"/>
        </w:rPr>
      </w:pPr>
      <w:r w:rsidRPr="00CC2F84">
        <w:rPr>
          <w:rFonts w:ascii="Helvetica" w:hAnsi="Helvetica"/>
          <w:i/>
          <w:iCs/>
          <w:sz w:val="22"/>
          <w:szCs w:val="22"/>
        </w:rPr>
        <w:t>Additive method.</w:t>
      </w:r>
      <w:r w:rsidRPr="00CC2F84">
        <w:rPr>
          <w:rFonts w:ascii="Helvetica" w:hAnsi="Helvetica"/>
          <w:sz w:val="22"/>
          <w:szCs w:val="22"/>
        </w:rPr>
        <w:t xml:space="preserve"> We shifted regional NAWS values by the difference between county-level and regional mean ACS values:</w:t>
      </w:r>
    </w:p>
    <w:p w14:paraId="68D8FBC8"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)∝max</m:t>
          </m:r>
          <m:d>
            <m:dPr>
              <m:ctrlPr>
                <w:rPr>
                  <w:rFonts w:ascii="Cambria Math" w:hAnsi="Cambria Math"/>
                  <w:sz w:val="22"/>
                  <w:szCs w:val="22"/>
                </w:rPr>
              </m:ctrlPr>
            </m:dPr>
            <m:e>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e>
              </m:d>
            </m:e>
          </m:d>
        </m:oMath>
      </m:oMathPara>
    </w:p>
    <w:p w14:paraId="67402529"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e>
          </m:d>
        </m:oMath>
      </m:oMathPara>
    </w:p>
    <w:p w14:paraId="22DE87A3"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Household size proportions were clamped to be non-negative before renormalization, and the crowding proportion was clamped to </w:t>
      </w:r>
      <m:oMath>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sidRPr="00CC2F84">
        <w:rPr>
          <w:rFonts w:ascii="Helvetica" w:hAnsi="Helvetica"/>
          <w:sz w:val="22"/>
          <w:szCs w:val="22"/>
        </w:rPr>
        <w:t xml:space="preserve"> (i.e., values below 0 were set to 0 and values above 1 were set to 1).</w:t>
      </w:r>
    </w:p>
    <w:p w14:paraId="4E0647B7" w14:textId="77777777" w:rsidR="00AB7EBC" w:rsidRPr="00CC2F84" w:rsidRDefault="006B4661" w:rsidP="00CC2F84">
      <w:pPr>
        <w:pStyle w:val="BodyText"/>
        <w:jc w:val="both"/>
        <w:rPr>
          <w:rFonts w:ascii="Helvetica" w:hAnsi="Helvetica"/>
          <w:sz w:val="22"/>
          <w:szCs w:val="22"/>
        </w:rPr>
      </w:pPr>
      <w:r w:rsidRPr="00CC2F84">
        <w:rPr>
          <w:rFonts w:ascii="Helvetica" w:hAnsi="Helvetica"/>
          <w:i/>
          <w:iCs/>
          <w:sz w:val="22"/>
          <w:szCs w:val="22"/>
        </w:rPr>
        <w:t>Multiplicative method.</w:t>
      </w:r>
      <w:r w:rsidRPr="00CC2F84">
        <w:rPr>
          <w:rFonts w:ascii="Helvetica" w:hAnsi="Helvetica"/>
          <w:sz w:val="22"/>
          <w:szCs w:val="22"/>
        </w:rPr>
        <w:t xml:space="preserve"> We scaled regional NAWS values by the ratio of county-level to regional mean ACS values:</w:t>
      </w:r>
    </w:p>
    <w:p w14:paraId="61FA069A"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num>
            <m:den>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den>
          </m:f>
        </m:oMath>
      </m:oMathPara>
    </w:p>
    <w:p w14:paraId="4FDC3AF4"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i</m:t>
                  </m:r>
                </m:sub>
              </m:sSub>
            </m:num>
            <m:den>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ACS</m:t>
                  </m:r>
                  <m:r>
                    <m:rPr>
                      <m:sty m:val="p"/>
                    </m:rPr>
                    <w:rPr>
                      <w:rFonts w:ascii="Cambria Math" w:hAnsi="Cambria Math"/>
                      <w:sz w:val="22"/>
                      <w:szCs w:val="22"/>
                    </w:rPr>
                    <m:t>,</m:t>
                  </m:r>
                  <m:r>
                    <w:rPr>
                      <w:rFonts w:ascii="Cambria Math" w:hAnsi="Cambria Math"/>
                      <w:sz w:val="22"/>
                      <w:szCs w:val="22"/>
                    </w:rPr>
                    <m:t>r</m:t>
                  </m:r>
                </m:sub>
              </m:sSub>
            </m:den>
          </m:f>
        </m:oMath>
      </m:oMathPara>
    </w:p>
    <w:p w14:paraId="4ECE89E4"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The household size distribution was renormalized to sum to 1, and the crowding proportion was clamped to the interval </w:t>
      </w:r>
      <m:oMath>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sidRPr="00CC2F84">
        <w:rPr>
          <w:rFonts w:ascii="Helvetica" w:hAnsi="Helvetica"/>
          <w:sz w:val="22"/>
          <w:szCs w:val="22"/>
        </w:rPr>
        <w:t>.</w:t>
      </w:r>
    </w:p>
    <w:p w14:paraId="648CD534" w14:textId="77777777" w:rsidR="00AB7EBC" w:rsidRPr="00CC2F84" w:rsidRDefault="006B4661" w:rsidP="00CC2F84">
      <w:pPr>
        <w:pStyle w:val="BodyText"/>
        <w:jc w:val="both"/>
        <w:rPr>
          <w:rFonts w:ascii="Helvetica" w:hAnsi="Helvetica"/>
          <w:sz w:val="22"/>
          <w:szCs w:val="22"/>
        </w:rPr>
      </w:pPr>
      <w:r w:rsidRPr="00CC2F84">
        <w:rPr>
          <w:rFonts w:ascii="Helvetica" w:hAnsi="Helvetica"/>
          <w:i/>
          <w:iCs/>
          <w:sz w:val="22"/>
          <w:szCs w:val="22"/>
        </w:rPr>
        <w:t>Null method.</w:t>
      </w:r>
      <w:r w:rsidRPr="00CC2F84">
        <w:rPr>
          <w:rFonts w:ascii="Helvetica" w:hAnsi="Helvetica"/>
          <w:sz w:val="22"/>
          <w:szCs w:val="22"/>
        </w:rPr>
        <w:t xml:space="preserve"> We used regional NAWS values directly without adjustment:</w:t>
      </w:r>
    </w:p>
    <w:p w14:paraId="09DC22E1"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p</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oMath>
      </m:oMathPara>
    </w:p>
    <w:p w14:paraId="5D32D64C" w14:textId="77777777" w:rsidR="00AB7EBC" w:rsidRPr="00CC2F84" w:rsidRDefault="00000000">
      <w:pPr>
        <w:pStyle w:val="FirstParagraph"/>
        <w:rPr>
          <w:rFonts w:ascii="Helvetica" w:hAnsi="Helvetica"/>
          <w:sz w:val="22"/>
          <w:szCs w:val="22"/>
        </w:rPr>
      </w:pPr>
      <m:oMathPara>
        <m:oMathParaPr>
          <m:jc m:val="center"/>
        </m:oMathParaP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q</m:t>
                  </m:r>
                </m:e>
              </m:acc>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m:rPr>
                  <m:nor/>
                </m:rPr>
                <w:rPr>
                  <w:rFonts w:ascii="Helvetica" w:hAnsi="Helvetica"/>
                  <w:sz w:val="22"/>
                  <w:szCs w:val="22"/>
                </w:rPr>
                <m:t>NAWS</m:t>
              </m:r>
              <m:r>
                <m:rPr>
                  <m:sty m:val="p"/>
                </m:rPr>
                <w:rPr>
                  <w:rFonts w:ascii="Cambria Math" w:hAnsi="Cambria Math"/>
                  <w:sz w:val="22"/>
                  <w:szCs w:val="22"/>
                </w:rPr>
                <m:t>,</m:t>
              </m:r>
              <m:r>
                <w:rPr>
                  <w:rFonts w:ascii="Cambria Math" w:hAnsi="Cambria Math"/>
                  <w:sz w:val="22"/>
                  <w:szCs w:val="22"/>
                </w:rPr>
                <m:t>r</m:t>
              </m:r>
            </m:sub>
          </m:sSub>
        </m:oMath>
      </m:oMathPara>
    </w:p>
    <w:p w14:paraId="0254032C"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This method assumes no county-level variation in agricultural worker household characteristics within a region.</w:t>
      </w:r>
    </w:p>
    <w:p w14:paraId="6C0A4F20" w14:textId="77777777" w:rsidR="00AB7EBC" w:rsidRPr="00CC2F84" w:rsidRDefault="006B4661" w:rsidP="00CC2F84">
      <w:pPr>
        <w:pStyle w:val="Heading4"/>
        <w:jc w:val="both"/>
        <w:rPr>
          <w:rFonts w:ascii="Helvetica" w:hAnsi="Helvetica"/>
          <w:color w:val="auto"/>
          <w:sz w:val="22"/>
          <w:szCs w:val="22"/>
        </w:rPr>
      </w:pPr>
      <w:bookmarkStart w:id="99" w:name="X524d192d51cd578547437be67fc1c7566ab48a6"/>
      <w:bookmarkEnd w:id="98"/>
      <w:r w:rsidRPr="00CC2F84">
        <w:rPr>
          <w:rFonts w:ascii="Helvetica" w:hAnsi="Helvetica"/>
          <w:color w:val="auto"/>
          <w:sz w:val="22"/>
          <w:szCs w:val="22"/>
        </w:rPr>
        <w:t>Data processing: assessing the validity of crop movements as a proxy for harvest</w:t>
      </w:r>
    </w:p>
    <w:p w14:paraId="628A7BE8"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We used crop movements (point-to-point shipments) reported by the USDA as a proxy for harvest volumes of oranges, iceberg lettuce, and strawberries. Few available data sources capture crop-specific harvest volumes at sub-annual temporal resolution, whereas we needed information on the seasonality of harvesting to assess the potential impact of epidemic timing on crop production. </w:t>
      </w:r>
      <w:r w:rsidRPr="00CC2F84">
        <w:rPr>
          <w:rFonts w:ascii="Helvetica" w:hAnsi="Helvetica"/>
          <w:sz w:val="22"/>
          <w:szCs w:val="22"/>
        </w:rPr>
        <w:lastRenderedPageBreak/>
        <w:t xml:space="preserve">To validate the relationship between crop movements and harvests, we cross-referenced normalized average weekly crop movement volumes against independent harvest information for the same crops from University of California Agriculture and Natural Resources Cooperative Extension reports </w:t>
      </w:r>
      <w:hyperlink r:id="rId79">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80">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hyperlink r:id="rId81">
        <w:r w:rsidR="00AB7EBC" w:rsidRPr="00CC2F84">
          <w:rPr>
            <w:rStyle w:val="Hyperlink"/>
            <w:rFonts w:ascii="Helvetica" w:hAnsi="Helvetica"/>
            <w:color w:val="auto"/>
            <w:sz w:val="22"/>
            <w:szCs w:val="22"/>
          </w:rPr>
          <w:t>x</w:t>
        </w:r>
      </w:hyperlink>
      <w:r w:rsidRPr="00CC2F84">
        <w:rPr>
          <w:rFonts w:ascii="Helvetica" w:hAnsi="Helvetica"/>
          <w:sz w:val="22"/>
          <w:szCs w:val="22"/>
        </w:rPr>
        <w:t xml:space="preserve"> (</w:t>
      </w:r>
      <w:r w:rsidRPr="00CC2F84">
        <w:rPr>
          <w:rFonts w:ascii="Helvetica" w:hAnsi="Helvetica"/>
          <w:b/>
          <w:bCs/>
          <w:sz w:val="22"/>
          <w:szCs w:val="22"/>
        </w:rPr>
        <w:t>Figure S12</w:t>
      </w:r>
      <w:r w:rsidRPr="00CC2F84">
        <w:rPr>
          <w:rFonts w:ascii="Helvetica" w:hAnsi="Helvetica"/>
          <w:sz w:val="22"/>
          <w:szCs w:val="22"/>
        </w:rPr>
        <w:t>). For strawberries, the report gives the fraction of total annual harvest occurring in each month for the Central Coast Region of California (Santa Cruz, Monterey, and San Benito Counties): 5% in April, 12% in May, 25% in June, 26% in July, 18% in August, 12% in September, and 2% in October. For navel oranges, the report states that fruits in the San Joaquin Valley are “normally harvested from November to June”. For iceberg lettuce, the report states that planting in the Central Coast Region occurs “continuously from late December to mid-August” and that plants take up to 100 days to mature for cool-season plantings, with shorter maturation times in the warmer season.</w:t>
      </w:r>
    </w:p>
    <w:p w14:paraId="75C058A8" w14:textId="732166A0"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We overlaid this information on the normalized crop movement data (</w:t>
      </w:r>
      <w:r w:rsidRPr="00CC2F84">
        <w:rPr>
          <w:rFonts w:ascii="Helvetica" w:hAnsi="Helvetica"/>
          <w:b/>
          <w:bCs/>
          <w:sz w:val="22"/>
          <w:szCs w:val="22"/>
        </w:rPr>
        <w:t>Figure S12</w:t>
      </w:r>
      <w:r w:rsidRPr="00CC2F84">
        <w:rPr>
          <w:rFonts w:ascii="Helvetica" w:hAnsi="Helvetica"/>
          <w:sz w:val="22"/>
          <w:szCs w:val="22"/>
        </w:rPr>
        <w:t>). For strawberries, we converted the monthly harvest proportions to approximate weekly rates by dividing the monthly harvest proportions by the number of weeks in the month (e.g., by 4.28 for a 30-day month). For oranges, we showed the November-to-June harvest window as a horizontal bar. For</w:t>
      </w:r>
      <w:r w:rsidR="005F4590">
        <w:rPr>
          <w:rFonts w:ascii="Helvetica" w:hAnsi="Helvetica"/>
          <w:sz w:val="22"/>
          <w:szCs w:val="22"/>
        </w:rPr>
        <w:t xml:space="preserve"> iceberg</w:t>
      </w:r>
      <w:r w:rsidRPr="00CC2F84">
        <w:rPr>
          <w:rFonts w:ascii="Helvetica" w:hAnsi="Helvetica"/>
          <w:sz w:val="22"/>
          <w:szCs w:val="22"/>
        </w:rPr>
        <w:t xml:space="preserve"> lettuce, we displayed both the planting window (late December to mid-August) as a lighter bar and an estimated harvest window (approximately late March to early October, obtained by shifting the planting window forward by 100 days at the cool-season end and 50 days at the warm-season end) as a darker bar. There are differences in alignment between the crop movement data and the University of California reports; for example, the crop movement data place peak strawberry shipments in late April and early May, whereas the University of California report indicates peak harvests in June and July; and iceberg lettuce shipments are shifted somewhat later than the estimated harvest window. These discrepancies may reflect limitations of using crop movements as a proxy for harvests, but may also reflect the fact that the movement data capture shipments from across the entire state of California, while the University of California reports pertain to specific sub-regions. With this caveat, we conclude that the crop movement data provide a reasonable proxy for the seasonal pattern of crop harvests.</w:t>
      </w:r>
    </w:p>
    <w:p w14:paraId="6F161C04" w14:textId="77777777" w:rsidR="00AB7EBC" w:rsidRPr="00CC2F84" w:rsidRDefault="006B4661" w:rsidP="00CC2F84">
      <w:pPr>
        <w:pStyle w:val="Heading4"/>
        <w:jc w:val="both"/>
        <w:rPr>
          <w:rFonts w:ascii="Helvetica" w:hAnsi="Helvetica"/>
          <w:color w:val="auto"/>
          <w:sz w:val="22"/>
          <w:szCs w:val="22"/>
        </w:rPr>
      </w:pPr>
      <w:bookmarkStart w:id="100" w:name="mathematical-model-structure"/>
      <w:bookmarkEnd w:id="99"/>
      <w:r w:rsidRPr="00CC2F84">
        <w:rPr>
          <w:rFonts w:ascii="Helvetica" w:hAnsi="Helvetica"/>
          <w:color w:val="auto"/>
          <w:sz w:val="22"/>
          <w:szCs w:val="22"/>
        </w:rPr>
        <w:t>Mathematical model structure</w:t>
      </w:r>
    </w:p>
    <w:p w14:paraId="3E3DB060"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The household-structured SIR model (</w:t>
      </w:r>
      <w:r w:rsidRPr="00CC2F84">
        <w:rPr>
          <w:rFonts w:ascii="Helvetica" w:hAnsi="Helvetica"/>
          <w:b/>
          <w:bCs/>
          <w:sz w:val="22"/>
          <w:szCs w:val="22"/>
        </w:rPr>
        <w:t>Figure S1</w:t>
      </w:r>
      <w:r w:rsidRPr="00CC2F84">
        <w:rPr>
          <w:rFonts w:ascii="Helvetica" w:hAnsi="Helvetica"/>
          <w:sz w:val="22"/>
          <w:szCs w:val="22"/>
        </w:rPr>
        <w:t xml:space="preserve">) tracks the distribution of households across disease states. Let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denote the number of households in population </w:t>
      </w:r>
      <m:oMath>
        <m:r>
          <w:rPr>
            <w:rFonts w:ascii="Cambria Math" w:hAnsi="Cambria Math"/>
            <w:sz w:val="22"/>
            <w:szCs w:val="22"/>
          </w:rPr>
          <m:t>k</m:t>
        </m:r>
      </m:oMath>
      <w:r w:rsidRPr="00CC2F84">
        <w:rPr>
          <w:rFonts w:ascii="Helvetica" w:hAnsi="Helvetica"/>
          <w:sz w:val="22"/>
          <w:szCs w:val="22"/>
        </w:rPr>
        <w:t xml:space="preserve"> (where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oMath>
      <w:r w:rsidRPr="00CC2F84">
        <w:rPr>
          <w:rFonts w:ascii="Helvetica" w:hAnsi="Helvetica"/>
          <w:sz w:val="22"/>
          <w:szCs w:val="22"/>
        </w:rPr>
        <w:t xml:space="preserve"> for community and agricultural populations) with </w:t>
      </w:r>
      <m:oMath>
        <m:r>
          <w:rPr>
            <w:rFonts w:ascii="Cambria Math" w:hAnsi="Cambria Math"/>
            <w:sz w:val="22"/>
            <w:szCs w:val="22"/>
          </w:rPr>
          <m:t>x</m:t>
        </m:r>
      </m:oMath>
      <w:r w:rsidRPr="00CC2F84">
        <w:rPr>
          <w:rFonts w:ascii="Helvetica" w:hAnsi="Helvetica"/>
          <w:sz w:val="22"/>
          <w:szCs w:val="22"/>
        </w:rPr>
        <w:t xml:space="preserve"> susceptible, </w:t>
      </w:r>
      <m:oMath>
        <m:r>
          <w:rPr>
            <w:rFonts w:ascii="Cambria Math" w:hAnsi="Cambria Math"/>
            <w:sz w:val="22"/>
            <w:szCs w:val="22"/>
          </w:rPr>
          <m:t>y</m:t>
        </m:r>
      </m:oMath>
      <w:r w:rsidRPr="00CC2F84">
        <w:rPr>
          <w:rFonts w:ascii="Helvetica" w:hAnsi="Helvetica"/>
          <w:sz w:val="22"/>
          <w:szCs w:val="22"/>
        </w:rPr>
        <w:t xml:space="preserve"> infected, and </w:t>
      </w:r>
      <m:oMath>
        <m:r>
          <w:rPr>
            <w:rFonts w:ascii="Cambria Math" w:hAnsi="Cambria Math"/>
            <w:sz w:val="22"/>
            <w:szCs w:val="22"/>
          </w:rPr>
          <m:t>z</m:t>
        </m:r>
      </m:oMath>
      <w:r w:rsidRPr="00CC2F84">
        <w:rPr>
          <w:rFonts w:ascii="Helvetica" w:hAnsi="Helvetica"/>
          <w:sz w:val="22"/>
          <w:szCs w:val="22"/>
        </w:rPr>
        <w:t xml:space="preserve"> recovered members, and crowding status </w:t>
      </w:r>
      <m:oMath>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sidRPr="00CC2F84">
        <w:rPr>
          <w:rFonts w:ascii="Helvetica" w:hAnsi="Helvetica"/>
          <w:sz w:val="22"/>
          <w:szCs w:val="22"/>
        </w:rPr>
        <w:t xml:space="preserve">. The total household size is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oMath>
      <w:r w:rsidRPr="00CC2F84">
        <w:rPr>
          <w:rFonts w:ascii="Helvetica" w:hAnsi="Helvetica"/>
          <w:sz w:val="22"/>
          <w:szCs w:val="22"/>
        </w:rPr>
        <w:t>.</w:t>
      </w:r>
    </w:p>
    <w:p w14:paraId="5FA43481"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The dynamics are governed by three types of transitions:</w:t>
      </w:r>
    </w:p>
    <w:p w14:paraId="397F2CB4" w14:textId="77777777" w:rsidR="00AB7EBC" w:rsidRPr="00CC2F84" w:rsidRDefault="006B4661" w:rsidP="00CC2F84">
      <w:pPr>
        <w:numPr>
          <w:ilvl w:val="0"/>
          <w:numId w:val="2"/>
        </w:numPr>
        <w:jc w:val="both"/>
        <w:rPr>
          <w:rFonts w:ascii="Helvetica" w:hAnsi="Helvetica"/>
          <w:sz w:val="22"/>
          <w:szCs w:val="22"/>
        </w:rPr>
      </w:pPr>
      <w:r w:rsidRPr="00CC2F84">
        <w:rPr>
          <w:rFonts w:ascii="Helvetica" w:hAnsi="Helvetica"/>
          <w:b/>
          <w:bCs/>
          <w:sz w:val="22"/>
          <w:szCs w:val="22"/>
        </w:rPr>
        <w:t>Recovery transitions:</w:t>
      </w:r>
      <w:r w:rsidRPr="00CC2F84">
        <w:rPr>
          <w:rFonts w:ascii="Helvetica" w:hAnsi="Helvetica"/>
          <w:sz w:val="22"/>
          <w:szCs w:val="22"/>
        </w:rPr>
        <w:t xml:space="preserve"> Infected individuals recover at rate </w:t>
      </w:r>
      <m:oMath>
        <m:r>
          <w:rPr>
            <w:rFonts w:ascii="Cambria Math" w:hAnsi="Cambria Math"/>
            <w:sz w:val="22"/>
            <w:szCs w:val="22"/>
          </w:rPr>
          <m:t>γ</m:t>
        </m:r>
      </m:oMath>
      <w:r w:rsidRPr="00CC2F84">
        <w:rPr>
          <w:rFonts w:ascii="Helvetica" w:hAnsi="Helvetica"/>
          <w:sz w:val="22"/>
          <w:szCs w:val="22"/>
        </w:rPr>
        <w:t xml:space="preserve">, moving a household from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to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w:t>
      </w:r>
      <m:oMath>
        <m:r>
          <m:rPr>
            <m:nor/>
          </m:rPr>
          <w:rPr>
            <w:rFonts w:ascii="Helvetica" w:hAnsi="Helvetica"/>
            <w:sz w:val="22"/>
            <w:szCs w:val="22"/>
          </w:rPr>
          <m:t>Recovery rate</m:t>
        </m:r>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p>
    <w:p w14:paraId="5EE2C82F" w14:textId="77777777" w:rsidR="00AB7EBC" w:rsidRPr="00CC2F84" w:rsidRDefault="006B4661" w:rsidP="00CC2F84">
      <w:pPr>
        <w:numPr>
          <w:ilvl w:val="0"/>
          <w:numId w:val="2"/>
        </w:numPr>
        <w:jc w:val="both"/>
        <w:rPr>
          <w:rFonts w:ascii="Helvetica" w:hAnsi="Helvetica"/>
          <w:sz w:val="22"/>
          <w:szCs w:val="22"/>
        </w:rPr>
      </w:pPr>
      <w:r w:rsidRPr="00CC2F84">
        <w:rPr>
          <w:rFonts w:ascii="Helvetica" w:hAnsi="Helvetica"/>
          <w:b/>
          <w:bCs/>
          <w:sz w:val="22"/>
          <w:szCs w:val="22"/>
        </w:rPr>
        <w:t>Within-household transmission:</w:t>
      </w:r>
      <w:r w:rsidRPr="00CC2F84">
        <w:rPr>
          <w:rFonts w:ascii="Helvetica" w:hAnsi="Helvetica"/>
          <w:sz w:val="22"/>
          <w:szCs w:val="22"/>
        </w:rPr>
        <w:t xml:space="preserve"> Susceptible individuals are infected by household members at rate </w:t>
      </w:r>
      <m:oMath>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c</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base</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boost</m:t>
            </m:r>
          </m:sub>
        </m:sSub>
        <m:r>
          <m:rPr>
            <m:sty m:val="p"/>
          </m:rPr>
          <w:rPr>
            <w:rFonts w:ascii="Cambria Math" w:hAnsi="Cambria Math"/>
            <w:sz w:val="22"/>
            <w:szCs w:val="22"/>
          </w:rPr>
          <m:t>⋅</m:t>
        </m:r>
        <m:r>
          <w:rPr>
            <w:rFonts w:ascii="Cambria Math" w:hAnsi="Cambria Math"/>
            <w:sz w:val="22"/>
            <w:szCs w:val="22"/>
          </w:rPr>
          <m:t>c</m:t>
        </m:r>
      </m:oMath>
      <w:r w:rsidRPr="00CC2F84">
        <w:rPr>
          <w:rFonts w:ascii="Helvetica" w:hAnsi="Helvetica"/>
          <w:sz w:val="22"/>
          <w:szCs w:val="22"/>
        </w:rPr>
        <w:t xml:space="preserve">, moving a household from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to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w:t>
      </w:r>
      <m:oMath>
        <m:r>
          <m:rPr>
            <m:nor/>
          </m:rPr>
          <w:rPr>
            <w:rFonts w:ascii="Helvetica" w:hAnsi="Helvetica"/>
            <w:sz w:val="22"/>
            <w:szCs w:val="22"/>
          </w:rPr>
          <m:t>Within-household infection rate</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c</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p>
    <w:p w14:paraId="3D26A843" w14:textId="77777777" w:rsidR="00AB7EBC" w:rsidRPr="00CC2F84" w:rsidRDefault="006B4661" w:rsidP="00CC2F84">
      <w:pPr>
        <w:numPr>
          <w:ilvl w:val="0"/>
          <w:numId w:val="2"/>
        </w:numPr>
        <w:jc w:val="both"/>
        <w:rPr>
          <w:rFonts w:ascii="Helvetica" w:hAnsi="Helvetica"/>
          <w:sz w:val="22"/>
          <w:szCs w:val="22"/>
        </w:rPr>
      </w:pPr>
      <w:r w:rsidRPr="00CC2F84">
        <w:rPr>
          <w:rFonts w:ascii="Helvetica" w:hAnsi="Helvetica"/>
          <w:b/>
          <w:bCs/>
          <w:sz w:val="22"/>
          <w:szCs w:val="22"/>
        </w:rPr>
        <w:t>Between-household transmission:</w:t>
      </w:r>
      <w:r w:rsidRPr="00CC2F84">
        <w:rPr>
          <w:rFonts w:ascii="Helvetica" w:hAnsi="Helvetica"/>
          <w:sz w:val="22"/>
          <w:szCs w:val="22"/>
        </w:rPr>
        <w:t xml:space="preserve"> Susceptible individuals are infected through community contacts at rate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k</m:t>
            </m:r>
          </m:sub>
        </m:sSub>
      </m:oMath>
      <w:r w:rsidRPr="00CC2F84">
        <w:rPr>
          <w:rFonts w:ascii="Helvetica" w:hAnsi="Helvetica"/>
          <w:sz w:val="22"/>
          <w:szCs w:val="22"/>
        </w:rPr>
        <w:t xml:space="preserve">, determined by the mixing matrix and overall prevalence in each population: </w:t>
      </w:r>
      <m:oMath>
        <m:r>
          <m:rPr>
            <m:nor/>
          </m:rPr>
          <w:rPr>
            <w:rFonts w:ascii="Helvetica" w:hAnsi="Helvetica"/>
            <w:sz w:val="22"/>
            <w:szCs w:val="22"/>
          </w:rPr>
          <m:t>Between-household infection rate</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p>
    <w:p w14:paraId="0F11EF7B"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The between-household force of infection for population </w:t>
      </w:r>
      <m:oMath>
        <m:r>
          <w:rPr>
            <w:rFonts w:ascii="Cambria Math" w:hAnsi="Cambria Math"/>
            <w:sz w:val="22"/>
            <w:szCs w:val="22"/>
          </w:rPr>
          <m:t>k</m:t>
        </m:r>
      </m:oMath>
      <w:r w:rsidRPr="00CC2F84">
        <w:rPr>
          <w:rFonts w:ascii="Helvetica" w:hAnsi="Helvetica"/>
          <w:sz w:val="22"/>
          <w:szCs w:val="22"/>
        </w:rPr>
        <w:t xml:space="preserve"> is: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β</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kk</m:t>
                </m:r>
              </m:sub>
            </m:sSub>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kj</m:t>
                </m:r>
              </m:sub>
            </m:sSub>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j</m:t>
                </m:r>
              </m:sub>
            </m:sSub>
          </m:e>
        </m:d>
      </m:oMath>
    </w:p>
    <w:p w14:paraId="3E1CECB1" w14:textId="77777777" w:rsidR="00AB7EBC" w:rsidRPr="00CC2F84" w:rsidRDefault="006B4661">
      <w:pPr>
        <w:pStyle w:val="BodyText"/>
        <w:rPr>
          <w:rFonts w:ascii="Helvetica" w:hAnsi="Helvetica"/>
          <w:sz w:val="22"/>
          <w:szCs w:val="22"/>
        </w:rPr>
      </w:pPr>
      <w:r w:rsidRPr="00CC2F84">
        <w:rPr>
          <w:rFonts w:ascii="Helvetica" w:hAnsi="Helvetica"/>
          <w:sz w:val="22"/>
          <w:szCs w:val="22"/>
        </w:rPr>
        <w:lastRenderedPageBreak/>
        <w:t xml:space="preserve">where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oMath>
      <w:r w:rsidRPr="00CC2F84">
        <w:rPr>
          <w:rFonts w:ascii="Helvetica" w:hAnsi="Helvetica"/>
          <w:sz w:val="22"/>
          <w:szCs w:val="22"/>
        </w:rPr>
        <w:t xml:space="preserve"> is the prevalence in population </w:t>
      </w:r>
      <m:oMath>
        <m:r>
          <w:rPr>
            <w:rFonts w:ascii="Cambria Math" w:hAnsi="Cambria Math"/>
            <w:sz w:val="22"/>
            <w:szCs w:val="22"/>
          </w:rPr>
          <m:t>k</m:t>
        </m:r>
      </m:oMath>
      <w:r w:rsidRPr="00CC2F84">
        <w:rPr>
          <w:rFonts w:ascii="Helvetica" w:hAnsi="Helvetica"/>
          <w:sz w:val="22"/>
          <w:szCs w:val="22"/>
        </w:rPr>
        <w:t xml:space="preserv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r>
          <m:rPr>
            <m:sty m:val="p"/>
          </m:rP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sub>
              <m:sup>
                <m:r>
                  <w:rPr>
                    <w:rFonts w:ascii="Cambria Math" w:hAnsi="Cambria Math"/>
                    <w:sz w:val="22"/>
                    <w:szCs w:val="22"/>
                  </w:rPr>
                  <m:t>​</m:t>
                </m:r>
              </m:sup>
              <m:e>
                <m:r>
                  <w:rPr>
                    <w:rFonts w:ascii="Cambria Math" w:hAnsi="Cambria Math"/>
                    <w:sz w:val="22"/>
                    <w:szCs w:val="22"/>
                  </w:rPr>
                  <m:t>y</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sub>
              <m:sup>
                <m:r>
                  <w:rPr>
                    <w:rFonts w:ascii="Cambria Math" w:hAnsi="Cambria Math"/>
                    <w:sz w:val="22"/>
                    <w:szCs w:val="22"/>
                  </w:rPr>
                  <m:t>​</m:t>
                </m:r>
              </m:sup>
              <m:e>
                <m:r>
                  <w:rPr>
                    <w:rFonts w:ascii="Cambria Math" w:hAnsi="Cambria Math"/>
                    <w:sz w:val="22"/>
                    <w:szCs w:val="22"/>
                  </w:rPr>
                  <m:t>n</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den>
        </m:f>
      </m:oMath>
    </w:p>
    <w:p w14:paraId="76B1262D" w14:textId="77777777" w:rsidR="00AB7EBC" w:rsidRPr="00CC2F84" w:rsidRDefault="006B4661">
      <w:pPr>
        <w:pStyle w:val="BodyText"/>
        <w:rPr>
          <w:rFonts w:ascii="Helvetica" w:hAnsi="Helvetica"/>
          <w:sz w:val="22"/>
          <w:szCs w:val="22"/>
        </w:rPr>
      </w:pPr>
      <w:r w:rsidRPr="00CC2F84">
        <w:rPr>
          <w:rFonts w:ascii="Helvetica" w:hAnsi="Helvetica"/>
          <w:sz w:val="22"/>
          <w:szCs w:val="22"/>
        </w:rPr>
        <w:t>The mixing matrix elements are:</w:t>
      </w:r>
    </w:p>
    <w:p w14:paraId="0512916D"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M</m:t>
          </m:r>
          <m:r>
            <m:rPr>
              <m:sty m:val="p"/>
            </m:rPr>
            <w:rPr>
              <w:rFonts w:ascii="Cambria Math" w:hAnsi="Cambria Math"/>
              <w:sz w:val="22"/>
              <w:szCs w:val="22"/>
            </w:rPr>
            <m:t>=</m:t>
          </m:r>
          <m:d>
            <m:dPr>
              <m:ctrlPr>
                <w:rPr>
                  <w:rFonts w:ascii="Cambria Math" w:hAnsi="Cambria Math"/>
                  <w:sz w:val="22"/>
                  <w:szCs w:val="22"/>
                </w:rPr>
              </m:ctrlPr>
            </m:dPr>
            <m:e>
              <m:m>
                <m:mPr>
                  <m:plcHide m:val="1"/>
                  <m:mcs>
                    <m:mc>
                      <m:mcPr>
                        <m:count m:val="2"/>
                        <m:mcJc m:val="center"/>
                      </m:mcPr>
                    </m:mc>
                  </m:mcs>
                  <m:ctrlPr>
                    <w:rPr>
                      <w:rFonts w:ascii="Cambria Math" w:hAnsi="Cambria Math"/>
                      <w:sz w:val="22"/>
                      <w:szCs w:val="22"/>
                    </w:rPr>
                  </m:ctrlPr>
                </m:mPr>
                <m:mr>
                  <m:e>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CC</m:t>
                        </m:r>
                      </m:sub>
                    </m:sSub>
                  </m:e>
                  <m:e>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CA</m:t>
                        </m:r>
                      </m:sub>
                    </m:sSub>
                  </m:e>
                </m:mr>
                <m:m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AC</m:t>
                        </m:r>
                      </m:sub>
                    </m:sSub>
                  </m:e>
                  <m:e>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AA</m:t>
                        </m:r>
                      </m:sub>
                    </m:sSub>
                  </m:e>
                </m:mr>
              </m:m>
            </m:e>
          </m:d>
          <m:r>
            <m:rPr>
              <m:sty m:val="p"/>
            </m:rPr>
            <w:rPr>
              <w:rFonts w:ascii="Cambria Math" w:hAnsi="Cambria Math"/>
              <w:sz w:val="22"/>
              <w:szCs w:val="22"/>
            </w:rPr>
            <m:t>=</m:t>
          </m:r>
          <m:d>
            <m:dPr>
              <m:ctrlPr>
                <w:rPr>
                  <w:rFonts w:ascii="Cambria Math" w:hAnsi="Cambria Math"/>
                  <w:sz w:val="22"/>
                  <w:szCs w:val="22"/>
                </w:rPr>
              </m:ctrlPr>
            </m:dPr>
            <m:e>
              <m:m>
                <m:mPr>
                  <m:plcHide m:val="1"/>
                  <m:mcs>
                    <m:mc>
                      <m:mcPr>
                        <m:count m:val="2"/>
                        <m:mcJc m:val="center"/>
                      </m:mcPr>
                    </m:mc>
                  </m:mcs>
                  <m:ctrlPr>
                    <w:rPr>
                      <w:rFonts w:ascii="Cambria Math" w:hAnsi="Cambria Math"/>
                      <w:sz w:val="22"/>
                      <w:szCs w:val="22"/>
                    </w:rPr>
                  </m:ctrlPr>
                </m:mPr>
                <m:mr>
                  <m:e>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e>
                  <m:e>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e>
                </m:mr>
                <m:mr>
                  <m:e>
                    <m:r>
                      <w:rPr>
                        <w:rFonts w:ascii="Cambria Math" w:hAnsi="Cambria Math"/>
                        <w:sz w:val="22"/>
                        <w:szCs w:val="22"/>
                      </w:rPr>
                      <m:t> </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C</m:t>
                        </m:r>
                      </m:sub>
                    </m:sSub>
                  </m:e>
                  <m:e>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η</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A</m:t>
                        </m:r>
                      </m:sub>
                    </m:sSub>
                  </m:e>
                </m:mr>
              </m:m>
            </m:e>
          </m:d>
        </m:oMath>
      </m:oMathPara>
    </w:p>
    <w:p w14:paraId="3461A67D"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C</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A</m:t>
                </m:r>
              </m:sub>
            </m:sSub>
          </m:den>
        </m:f>
      </m:oMath>
      <w:r w:rsidRPr="00CC2F84">
        <w:rPr>
          <w:rFonts w:ascii="Helvetica" w:hAnsi="Helvetica"/>
          <w:sz w:val="22"/>
          <w:szCs w:val="22"/>
        </w:rPr>
        <w:t xml:space="preserve"> is the population fraction in group </w:t>
      </w:r>
      <m:oMath>
        <m:r>
          <w:rPr>
            <w:rFonts w:ascii="Cambria Math" w:hAnsi="Cambria Math"/>
            <w:sz w:val="22"/>
            <w:szCs w:val="22"/>
          </w:rPr>
          <m:t>k</m:t>
        </m:r>
      </m:oMath>
      <w:r w:rsidRPr="00CC2F84">
        <w:rPr>
          <w:rFonts w:ascii="Helvetica" w:hAnsi="Helvetica"/>
          <w:sz w:val="22"/>
          <w:szCs w:val="22"/>
        </w:rPr>
        <w:t>.</w:t>
      </w:r>
    </w:p>
    <w:p w14:paraId="213CE37A" w14:textId="77777777" w:rsidR="00AB7EBC" w:rsidRPr="00CC2F84" w:rsidRDefault="006B4661">
      <w:pPr>
        <w:pStyle w:val="BodyText"/>
        <w:rPr>
          <w:rFonts w:ascii="Helvetica" w:hAnsi="Helvetica"/>
          <w:sz w:val="22"/>
          <w:szCs w:val="22"/>
        </w:rPr>
      </w:pPr>
      <w:r w:rsidRPr="00CC2F84">
        <w:rPr>
          <w:rFonts w:ascii="Helvetica" w:hAnsi="Helvetica"/>
          <w:sz w:val="22"/>
          <w:szCs w:val="22"/>
        </w:rPr>
        <w:t xml:space="preserve">The complete system of ordinary differential equations is: </w:t>
      </w:r>
      <m:oMath>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k</m:t>
                </m:r>
              </m:sub>
            </m:sSub>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num>
          <m:den>
            <m:r>
              <w:rPr>
                <w:rFonts w:ascii="Cambria Math" w:hAnsi="Cambria Math"/>
                <w:sz w:val="22"/>
                <w:szCs w:val="22"/>
              </w:rPr>
              <m:t>dt</m:t>
            </m:r>
          </m:den>
        </m:f>
        <m:r>
          <m:rPr>
            <m:sty m:val="p"/>
          </m:rPr>
          <w:rPr>
            <w:rFonts w:ascii="Cambria Math" w:hAnsi="Cambria Math"/>
            <w:sz w:val="22"/>
            <w:szCs w:val="22"/>
          </w:rPr>
          <m:t>=</m:t>
        </m:r>
        <m:r>
          <m:rPr>
            <m:nor/>
          </m:rPr>
          <w:rPr>
            <w:rFonts w:ascii="Helvetica" w:hAnsi="Helvetica"/>
            <w:sz w:val="22"/>
            <w:szCs w:val="22"/>
          </w:rPr>
          <m:t>inflow</m:t>
        </m:r>
        <m:r>
          <m:rPr>
            <m:sty m:val="p"/>
          </m:rPr>
          <w:rPr>
            <w:rFonts w:ascii="Cambria Math" w:hAnsi="Cambria Math"/>
            <w:sz w:val="22"/>
            <w:szCs w:val="22"/>
          </w:rPr>
          <m:t>-</m:t>
        </m:r>
        <m:r>
          <m:rPr>
            <m:nor/>
          </m:rPr>
          <w:rPr>
            <w:rFonts w:ascii="Helvetica" w:hAnsi="Helvetica"/>
            <w:sz w:val="22"/>
            <w:szCs w:val="22"/>
          </w:rPr>
          <m:t>outflow</m:t>
        </m:r>
      </m:oMath>
    </w:p>
    <w:p w14:paraId="37EF7F89"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 xml:space="preserve">where inflow includes households transitioning into this state via infection (from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 or recovery (from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oMath>
      <w:r w:rsidRPr="00CC2F84">
        <w:rPr>
          <w:rFonts w:ascii="Helvetica" w:hAnsi="Helvetica"/>
          <w:sz w:val="22"/>
          <w:szCs w:val="22"/>
        </w:rPr>
        <w:t xml:space="preserve"> ), and outflow includes households leaving this state through infection or recovery.</w:t>
      </w:r>
    </w:p>
    <w:p w14:paraId="79FC77CB" w14:textId="77777777" w:rsidR="00AB7EBC" w:rsidRPr="00CC2F84" w:rsidRDefault="006B4661" w:rsidP="00CC2F84">
      <w:pPr>
        <w:pStyle w:val="Heading4"/>
        <w:jc w:val="both"/>
        <w:rPr>
          <w:rFonts w:ascii="Helvetica" w:hAnsi="Helvetica"/>
          <w:color w:val="auto"/>
          <w:sz w:val="22"/>
          <w:szCs w:val="22"/>
        </w:rPr>
      </w:pPr>
      <w:bookmarkStart w:id="101" w:name="mathematical-model-parameterization"/>
      <w:bookmarkEnd w:id="100"/>
      <w:r w:rsidRPr="00CC2F84">
        <w:rPr>
          <w:rFonts w:ascii="Helvetica" w:hAnsi="Helvetica"/>
          <w:color w:val="auto"/>
          <w:sz w:val="22"/>
          <w:szCs w:val="22"/>
        </w:rPr>
        <w:t>Mathematical model parameterization</w:t>
      </w:r>
    </w:p>
    <w:p w14:paraId="658C9C75" w14:textId="77777777" w:rsidR="00AB7EBC" w:rsidRPr="00CC2F84" w:rsidRDefault="006B4661" w:rsidP="00CC2F84">
      <w:pPr>
        <w:pStyle w:val="FirstParagraph"/>
        <w:jc w:val="both"/>
        <w:rPr>
          <w:rFonts w:ascii="Helvetica" w:hAnsi="Helvetica"/>
          <w:sz w:val="22"/>
          <w:szCs w:val="22"/>
        </w:rPr>
      </w:pPr>
      <w:commentRangeStart w:id="102"/>
      <w:r w:rsidRPr="00CC2F84">
        <w:rPr>
          <w:rFonts w:ascii="Helvetica" w:hAnsi="Helvetica"/>
          <w:sz w:val="22"/>
          <w:szCs w:val="22"/>
        </w:rPr>
        <w:t xml:space="preserve">We derived the within-household transmission rate, </w:t>
      </w:r>
      <m:oMath>
        <m:r>
          <w:rPr>
            <w:rFonts w:ascii="Cambria Math" w:hAnsi="Cambria Math"/>
            <w:sz w:val="22"/>
            <w:szCs w:val="22"/>
          </w:rPr>
          <m:t>τ</m:t>
        </m:r>
      </m:oMath>
      <w:r w:rsidRPr="00CC2F84">
        <w:rPr>
          <w:rFonts w:ascii="Helvetica" w:hAnsi="Helvetica"/>
          <w:sz w:val="22"/>
          <w:szCs w:val="22"/>
        </w:rPr>
        <w:t xml:space="preserve">, using the recovery rate </w:t>
      </w:r>
      <m:oMath>
        <m:r>
          <w:rPr>
            <w:rFonts w:ascii="Cambria Math" w:hAnsi="Cambria Math"/>
            <w:sz w:val="22"/>
            <w:szCs w:val="22"/>
          </w:rPr>
          <m:t>γ</m:t>
        </m:r>
      </m:oMath>
      <w:r w:rsidRPr="00CC2F84">
        <w:rPr>
          <w:rFonts w:ascii="Helvetica" w:hAnsi="Helvetica"/>
          <w:sz w:val="22"/>
          <w:szCs w:val="22"/>
        </w:rPr>
        <w:t xml:space="preserve"> and the secondary attack rate (SAR). The SAR is determined by the competing rates of within-household infection (</w:t>
      </w:r>
      <m:oMath>
        <m:r>
          <w:rPr>
            <w:rFonts w:ascii="Cambria Math" w:hAnsi="Cambria Math"/>
            <w:sz w:val="22"/>
            <w:szCs w:val="22"/>
          </w:rPr>
          <m:t>τ</m:t>
        </m:r>
      </m:oMath>
      <w:r w:rsidRPr="00CC2F84">
        <w:rPr>
          <w:rFonts w:ascii="Helvetica" w:hAnsi="Helvetica"/>
          <w:sz w:val="22"/>
          <w:szCs w:val="22"/>
        </w:rPr>
        <w:t>) and recovery (</w:t>
      </w:r>
      <m:oMath>
        <m:r>
          <w:rPr>
            <w:rFonts w:ascii="Cambria Math" w:hAnsi="Cambria Math"/>
            <w:sz w:val="22"/>
            <w:szCs w:val="22"/>
          </w:rPr>
          <m:t>γ</m:t>
        </m:r>
      </m:oMath>
      <w:r w:rsidRPr="00CC2F84">
        <w:rPr>
          <w:rFonts w:ascii="Helvetica" w:hAnsi="Helvetica"/>
          <w:sz w:val="22"/>
          <w:szCs w:val="22"/>
        </w:rPr>
        <w:t>). The probability that the susceptible individual is infected before the infectious index case recovers is:</w:t>
      </w:r>
      <w:commentRangeEnd w:id="102"/>
      <w:r w:rsidR="00320FD3" w:rsidRPr="00CC2F84">
        <w:rPr>
          <w:rStyle w:val="CommentReference"/>
          <w:rFonts w:ascii="Helvetica" w:hAnsi="Helvetica"/>
          <w:sz w:val="22"/>
          <w:szCs w:val="22"/>
        </w:rPr>
        <w:commentReference w:id="102"/>
      </w:r>
    </w:p>
    <w:p w14:paraId="5E5B1C21" w14:textId="77777777" w:rsidR="00AB7EBC" w:rsidRPr="00CC2F84" w:rsidRDefault="006B4661">
      <w:pPr>
        <w:pStyle w:val="BodyText"/>
        <w:rPr>
          <w:rFonts w:ascii="Helvetica" w:hAnsi="Helvetica"/>
          <w:sz w:val="22"/>
          <w:szCs w:val="22"/>
        </w:rPr>
      </w:pPr>
      <m:oMathPara>
        <m:oMathParaPr>
          <m:jc m:val="center"/>
        </m:oMathParaPr>
        <m:oMath>
          <m:r>
            <m:rPr>
              <m:nor/>
            </m:rPr>
            <w:rPr>
              <w:rFonts w:ascii="Helvetica" w:hAnsi="Helvetica"/>
              <w:sz w:val="22"/>
              <w:szCs w:val="22"/>
            </w:rPr>
            <m:t>SAR</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τ</m:t>
              </m:r>
            </m:num>
            <m:den>
              <m:r>
                <w:rPr>
                  <w:rFonts w:ascii="Cambria Math" w:hAnsi="Cambria Math"/>
                  <w:sz w:val="22"/>
                  <w:szCs w:val="22"/>
                </w:rPr>
                <m:t>τ</m:t>
              </m:r>
              <m:r>
                <m:rPr>
                  <m:sty m:val="p"/>
                </m:rPr>
                <w:rPr>
                  <w:rFonts w:ascii="Cambria Math" w:hAnsi="Cambria Math"/>
                  <w:sz w:val="22"/>
                  <w:szCs w:val="22"/>
                </w:rPr>
                <m:t>+</m:t>
              </m:r>
              <m:r>
                <w:rPr>
                  <w:rFonts w:ascii="Cambria Math" w:hAnsi="Cambria Math"/>
                  <w:sz w:val="22"/>
                  <w:szCs w:val="22"/>
                </w:rPr>
                <m:t>γ</m:t>
              </m:r>
            </m:den>
          </m:f>
        </m:oMath>
      </m:oMathPara>
    </w:p>
    <w:p w14:paraId="6852FFD8"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 xml:space="preserve">Solving for </w:t>
      </w:r>
      <m:oMath>
        <m:r>
          <w:rPr>
            <w:rFonts w:ascii="Cambria Math" w:hAnsi="Cambria Math"/>
            <w:sz w:val="22"/>
            <w:szCs w:val="22"/>
          </w:rPr>
          <m:t>τ</m:t>
        </m:r>
      </m:oMath>
      <w:r w:rsidRPr="00CC2F84">
        <w:rPr>
          <w:rFonts w:ascii="Helvetica" w:hAnsi="Helvetica"/>
          <w:sz w:val="22"/>
          <w:szCs w:val="22"/>
        </w:rPr>
        <w:t>:</w:t>
      </w:r>
    </w:p>
    <w:p w14:paraId="532DE3D9"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τ</m:t>
          </m:r>
          <m:r>
            <m:rPr>
              <m:sty m:val="p"/>
            </m:rPr>
            <w:rPr>
              <w:rFonts w:ascii="Cambria Math" w:hAnsi="Cambria Math"/>
              <w:sz w:val="22"/>
              <w:szCs w:val="22"/>
            </w:rPr>
            <m:t>=</m:t>
          </m:r>
          <m:f>
            <m:fPr>
              <m:ctrlPr>
                <w:rPr>
                  <w:rFonts w:ascii="Cambria Math" w:hAnsi="Cambria Math"/>
                  <w:sz w:val="22"/>
                  <w:szCs w:val="22"/>
                </w:rPr>
              </m:ctrlPr>
            </m:fPr>
            <m:num>
              <m:r>
                <m:rPr>
                  <m:nor/>
                </m:rPr>
                <w:rPr>
                  <w:rFonts w:ascii="Helvetica" w:hAnsi="Helvetica"/>
                  <w:sz w:val="22"/>
                  <w:szCs w:val="22"/>
                </w:rPr>
                <m:t>SAR</m:t>
              </m:r>
              <m:r>
                <m:rPr>
                  <m:sty m:val="p"/>
                </m:rPr>
                <w:rPr>
                  <w:rFonts w:ascii="Cambria Math" w:hAnsi="Cambria Math"/>
                  <w:sz w:val="22"/>
                  <w:szCs w:val="22"/>
                </w:rPr>
                <m:t>⋅</m:t>
              </m:r>
              <m:r>
                <w:rPr>
                  <w:rFonts w:ascii="Cambria Math" w:hAnsi="Cambria Math"/>
                  <w:sz w:val="22"/>
                  <w:szCs w:val="22"/>
                </w:rPr>
                <m:t>γ</m:t>
              </m:r>
            </m:num>
            <m:den>
              <m:r>
                <w:rPr>
                  <w:rFonts w:ascii="Cambria Math" w:hAnsi="Cambria Math"/>
                  <w:sz w:val="22"/>
                  <w:szCs w:val="22"/>
                </w:rPr>
                <m:t>1</m:t>
              </m:r>
              <m:r>
                <m:rPr>
                  <m:sty m:val="p"/>
                </m:rPr>
                <w:rPr>
                  <w:rFonts w:ascii="Cambria Math" w:hAnsi="Cambria Math"/>
                  <w:sz w:val="22"/>
                  <w:szCs w:val="22"/>
                </w:rPr>
                <m:t>-</m:t>
              </m:r>
              <m:r>
                <m:rPr>
                  <m:nor/>
                </m:rPr>
                <w:rPr>
                  <w:rFonts w:ascii="Helvetica" w:hAnsi="Helvetica"/>
                  <w:sz w:val="22"/>
                  <w:szCs w:val="22"/>
                </w:rPr>
                <m:t>SAR</m:t>
              </m:r>
            </m:den>
          </m:f>
        </m:oMath>
      </m:oMathPara>
    </w:p>
    <w:p w14:paraId="228AE8A1" w14:textId="77777777" w:rsidR="00AB7EBC" w:rsidRPr="00CC2F84" w:rsidRDefault="006B4661">
      <w:pPr>
        <w:pStyle w:val="FirstParagraph"/>
        <w:rPr>
          <w:rFonts w:ascii="Helvetica" w:hAnsi="Helvetica"/>
          <w:sz w:val="22"/>
          <w:szCs w:val="22"/>
        </w:rPr>
      </w:pPr>
      <w:r w:rsidRPr="00CC2F84">
        <w:rPr>
          <w:rFonts w:ascii="Helvetica" w:hAnsi="Helvetica"/>
          <w:sz w:val="22"/>
          <w:szCs w:val="22"/>
        </w:rPr>
        <w:t xml:space="preserve">For the baseline uncrowded SAR of 20% and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5</m:t>
        </m:r>
      </m:oMath>
      <w:r w:rsidRPr="00CC2F84">
        <w:rPr>
          <w:rFonts w:ascii="Helvetica" w:hAnsi="Helvetica"/>
          <w:sz w:val="22"/>
          <w:szCs w:val="22"/>
        </w:rPr>
        <w:t>:</w:t>
      </w:r>
    </w:p>
    <w:p w14:paraId="460B3870" w14:textId="77777777" w:rsidR="00AB7EBC" w:rsidRPr="00CC2F84" w:rsidRDefault="006B4661">
      <w:pPr>
        <w:pStyle w:val="BodyText"/>
        <w:rPr>
          <w:rFonts w:ascii="Helvetica" w:hAnsi="Helvetica"/>
          <w:sz w:val="22"/>
          <w:szCs w:val="22"/>
        </w:rPr>
      </w:pPr>
      <m:oMathPara>
        <m:oMathParaPr>
          <m:jc m:val="center"/>
        </m:oMathParaPr>
        <m:oMath>
          <m:r>
            <w:rPr>
              <w:rFonts w:ascii="Cambria Math" w:hAnsi="Cambria Math"/>
              <w:sz w:val="22"/>
              <w:szCs w:val="22"/>
            </w:rPr>
            <m:t>τ</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num>
            <m:den>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0.2</m:t>
              </m:r>
            </m:den>
          </m:f>
          <m:r>
            <m:rPr>
              <m:sty m:val="p"/>
            </m:rPr>
            <w:rPr>
              <w:rFonts w:ascii="Cambria Math" w:hAnsi="Cambria Math"/>
              <w:sz w:val="22"/>
              <w:szCs w:val="22"/>
            </w:rPr>
            <m:t>=</m:t>
          </m:r>
          <m:r>
            <w:rPr>
              <w:rFonts w:ascii="Cambria Math" w:hAnsi="Cambria Math"/>
              <w:sz w:val="22"/>
              <w:szCs w:val="22"/>
            </w:rPr>
            <m:t>0.05</m:t>
          </m:r>
        </m:oMath>
      </m:oMathPara>
    </w:p>
    <w:p w14:paraId="4871695C" w14:textId="77777777" w:rsidR="00A24C90" w:rsidRDefault="006B4661" w:rsidP="00CC2F84">
      <w:pPr>
        <w:pStyle w:val="FirstParagraph"/>
        <w:jc w:val="both"/>
        <w:rPr>
          <w:rFonts w:ascii="Helvetica" w:hAnsi="Helvetica"/>
          <w:sz w:val="22"/>
          <w:szCs w:val="22"/>
        </w:rPr>
      </w:pPr>
      <w:r w:rsidRPr="00CC2F84">
        <w:rPr>
          <w:rFonts w:ascii="Helvetica" w:hAnsi="Helvetica"/>
          <w:sz w:val="22"/>
          <w:szCs w:val="22"/>
        </w:rPr>
        <w:t xml:space="preserve">For crowded households, we computed </w:t>
      </w:r>
      <m:oMath>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crowded</m:t>
            </m:r>
          </m:sub>
        </m:sSub>
      </m:oMath>
      <w:r w:rsidRPr="00CC2F84">
        <w:rPr>
          <w:rFonts w:ascii="Helvetica" w:hAnsi="Helvetica"/>
          <w:sz w:val="22"/>
          <w:szCs w:val="22"/>
        </w:rPr>
        <w:t xml:space="preserve"> using the same formula with the crowded SAR, then defined </w:t>
      </w:r>
      <m:oMath>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boost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τ</m:t>
        </m:r>
      </m:oMath>
      <w:r w:rsidRPr="00CC2F84">
        <w:rPr>
          <w:rFonts w:ascii="Helvetica" w:hAnsi="Helvetica"/>
          <w:sz w:val="22"/>
          <w:szCs w:val="22"/>
        </w:rPr>
        <w:t xml:space="preserve">. For the baseline crowded SAR of 40%: </w:t>
      </w:r>
      <m:oMath>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crowded</m:t>
            </m:r>
          </m:sub>
        </m:sSub>
        <m:r>
          <m:rPr>
            <m:sty m:val="p"/>
          </m:rPr>
          <w:rPr>
            <w:rFonts w:ascii="Cambria Math" w:hAnsi="Cambria Math"/>
            <w:sz w:val="22"/>
            <w:szCs w:val="22"/>
          </w:rPr>
          <m:t>=</m:t>
        </m:r>
        <m:r>
          <w:rPr>
            <w:rFonts w:ascii="Cambria Math" w:hAnsi="Cambria Math"/>
            <w:sz w:val="22"/>
            <w:szCs w:val="22"/>
          </w:rPr>
          <m:t>0.40</m:t>
        </m:r>
        <m:r>
          <m:rPr>
            <m:sty m:val="p"/>
          </m:rPr>
          <w:rPr>
            <w:rFonts w:ascii="Cambria Math" w:hAnsi="Cambria Math"/>
            <w:sz w:val="22"/>
            <w:szCs w:val="22"/>
          </w:rPr>
          <m:t>×</m:t>
        </m:r>
        <m:r>
          <w:rPr>
            <w:rFonts w:ascii="Cambria Math" w:hAnsi="Cambria Math"/>
            <w:sz w:val="22"/>
            <w:szCs w:val="22"/>
          </w:rPr>
          <m:t>0.2</m:t>
        </m:r>
        <m:r>
          <m:rPr>
            <m:sty m:val="p"/>
          </m:rPr>
          <w:rPr>
            <w:rFonts w:ascii="Cambria Math" w:hAnsi="Cambria Math"/>
            <w:sz w:val="22"/>
            <w:szCs w:val="22"/>
          </w:rPr>
          <m:t>/</m:t>
        </m:r>
        <m:r>
          <w:rPr>
            <w:rFonts w:ascii="Cambria Math" w:hAnsi="Cambria Math"/>
            <w:sz w:val="22"/>
            <w:szCs w:val="22"/>
          </w:rPr>
          <m:t>0.60</m:t>
        </m:r>
        <m:r>
          <m:rPr>
            <m:sty m:val="p"/>
          </m:rPr>
          <w:rPr>
            <w:rFonts w:ascii="Cambria Math" w:hAnsi="Cambria Math"/>
            <w:sz w:val="22"/>
            <w:szCs w:val="22"/>
          </w:rPr>
          <m:t>≈</m:t>
        </m:r>
        <m:r>
          <w:rPr>
            <w:rFonts w:ascii="Cambria Math" w:hAnsi="Cambria Math"/>
            <w:sz w:val="22"/>
            <w:szCs w:val="22"/>
          </w:rPr>
          <m:t>0.133</m:t>
        </m:r>
      </m:oMath>
      <w:r w:rsidRPr="00CC2F84">
        <w:rPr>
          <w:rFonts w:ascii="Helvetica" w:hAnsi="Helvetica"/>
          <w:sz w:val="22"/>
          <w:szCs w:val="22"/>
        </w:rPr>
        <w:t xml:space="preserve"> and thus </w:t>
      </w:r>
      <m:oMath>
        <m:sSub>
          <m:sSubPr>
            <m:ctrlPr>
              <w:rPr>
                <w:rFonts w:ascii="Cambria Math" w:hAnsi="Cambria Math"/>
                <w:sz w:val="22"/>
                <w:szCs w:val="22"/>
              </w:rPr>
            </m:ctrlPr>
          </m:sSubPr>
          <m:e>
            <m:r>
              <w:rPr>
                <w:rFonts w:ascii="Cambria Math" w:hAnsi="Cambria Math"/>
                <w:sz w:val="22"/>
                <w:szCs w:val="22"/>
              </w:rPr>
              <m:t>τ</m:t>
            </m:r>
          </m:e>
          <m:sub>
            <m:r>
              <m:rPr>
                <m:nor/>
              </m:rPr>
              <w:rPr>
                <w:rFonts w:ascii="Helvetica" w:hAnsi="Helvetica"/>
                <w:sz w:val="22"/>
                <w:szCs w:val="22"/>
              </w:rPr>
              <m:t>boost</m:t>
            </m:r>
          </m:sub>
        </m:sSub>
        <m:r>
          <m:rPr>
            <m:sty m:val="p"/>
          </m:rPr>
          <w:rPr>
            <w:rFonts w:ascii="Cambria Math" w:hAnsi="Cambria Math"/>
            <w:sz w:val="22"/>
            <w:szCs w:val="22"/>
          </w:rPr>
          <m:t>≈</m:t>
        </m:r>
        <m:r>
          <w:rPr>
            <w:rFonts w:ascii="Cambria Math" w:hAnsi="Cambria Math"/>
            <w:sz w:val="22"/>
            <w:szCs w:val="22"/>
          </w:rPr>
          <m:t>0.083</m:t>
        </m:r>
      </m:oMath>
      <w:r w:rsidRPr="00CC2F84">
        <w:rPr>
          <w:rFonts w:ascii="Helvetica" w:hAnsi="Helvetica"/>
          <w:sz w:val="22"/>
          <w:szCs w:val="22"/>
        </w:rPr>
        <w:t>.</w:t>
      </w:r>
      <w:r w:rsidR="00A24C90">
        <w:rPr>
          <w:rFonts w:ascii="Helvetica" w:hAnsi="Helvetica"/>
          <w:sz w:val="22"/>
          <w:szCs w:val="22"/>
        </w:rPr>
        <w:t xml:space="preserve"> </w:t>
      </w:r>
    </w:p>
    <w:p w14:paraId="3780F342" w14:textId="3631423E" w:rsidR="00AB7EBC" w:rsidRPr="00CC2F84" w:rsidRDefault="00A24C90" w:rsidP="00CC2F84">
      <w:pPr>
        <w:pStyle w:val="FirstParagraph"/>
        <w:jc w:val="both"/>
        <w:rPr>
          <w:rFonts w:ascii="Helvetica" w:hAnsi="Helvetica"/>
          <w:sz w:val="22"/>
          <w:szCs w:val="22"/>
        </w:rPr>
      </w:pPr>
      <w:r w:rsidRPr="00A24C90">
        <w:rPr>
          <w:rFonts w:ascii="Helvetica" w:hAnsi="Helvetica"/>
          <w:sz w:val="22"/>
          <w:szCs w:val="22"/>
        </w:rPr>
        <w:t xml:space="preserve">This derivation </w:t>
      </w:r>
      <w:r>
        <w:rPr>
          <w:rFonts w:ascii="Helvetica" w:hAnsi="Helvetica"/>
          <w:sz w:val="22"/>
          <w:szCs w:val="22"/>
        </w:rPr>
        <w:t xml:space="preserve">is based on </w:t>
      </w:r>
      <w:r w:rsidRPr="00A24C90">
        <w:rPr>
          <w:rFonts w:ascii="Helvetica" w:hAnsi="Helvetica"/>
          <w:sz w:val="22"/>
          <w:szCs w:val="22"/>
        </w:rPr>
        <w:t>the pairwise secondary attack rat</w:t>
      </w:r>
      <w:r>
        <w:rPr>
          <w:rFonts w:ascii="Helvetica" w:hAnsi="Helvetica"/>
          <w:sz w:val="22"/>
          <w:szCs w:val="22"/>
        </w:rPr>
        <w:t>e, i.e.,</w:t>
      </w:r>
      <w:r w:rsidRPr="00A24C90">
        <w:rPr>
          <w:rFonts w:ascii="Helvetica" w:hAnsi="Helvetica"/>
          <w:sz w:val="22"/>
          <w:szCs w:val="22"/>
        </w:rPr>
        <w:t xml:space="preserve"> the probability that a single susceptible household member is infected by a single infectious index case. In larger households, multiple generations of within-household transmission can produce realized attack rates that exceed this pairwise value. The simulation captures these dynamics, as the transmission model tracks all within-household infections over the course of an outbreak; the pairwise SAR is used here only to calibrate the within-household transmission rate τ.</w:t>
      </w:r>
    </w:p>
    <w:p w14:paraId="69010B42"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 xml:space="preserve">Next, we calibrated the between-household transmission rate </w:t>
      </w:r>
      <m:oMath>
        <m:r>
          <w:rPr>
            <w:rFonts w:ascii="Cambria Math" w:hAnsi="Cambria Math"/>
            <w:sz w:val="22"/>
            <w:szCs w:val="22"/>
          </w:rPr>
          <m:t>β</m:t>
        </m:r>
      </m:oMath>
      <w:r w:rsidRPr="00CC2F84">
        <w:rPr>
          <w:rFonts w:ascii="Helvetica" w:hAnsi="Helvetica"/>
          <w:sz w:val="22"/>
          <w:szCs w:val="22"/>
        </w:rPr>
        <w:t xml:space="preserve"> to achieve target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values by running the model at the national level with aggregated ACS household data and systematically varying </w:t>
      </w:r>
      <m:oMath>
        <m:r>
          <w:rPr>
            <w:rFonts w:ascii="Cambria Math" w:hAnsi="Cambria Math"/>
            <w:sz w:val="22"/>
            <w:szCs w:val="22"/>
          </w:rPr>
          <m:t>β</m:t>
        </m:r>
      </m:oMath>
      <w:r w:rsidRPr="00CC2F84">
        <w:rPr>
          <w:rFonts w:ascii="Helvetica" w:hAnsi="Helvetica"/>
          <w:sz w:val="22"/>
          <w:szCs w:val="22"/>
        </w:rPr>
        <w:t xml:space="preserve"> until the final size matched theoretical predictions for the desired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For an SIR model, the relationship between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oMath>
      <w:r w:rsidRPr="00CC2F84">
        <w:rPr>
          <w:rFonts w:ascii="Helvetica" w:hAnsi="Helvetica"/>
          <w:sz w:val="22"/>
          <w:szCs w:val="22"/>
        </w:rPr>
        <w:t xml:space="preserve"> and final size,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oMath>
      <w:r w:rsidRPr="00CC2F84">
        <w:rPr>
          <w:rFonts w:ascii="Helvetica" w:hAnsi="Helvetica"/>
          <w:sz w:val="22"/>
          <w:szCs w:val="22"/>
        </w:rPr>
        <w:t xml:space="preserve">, is given implicitly by: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sup>
        </m:sSup>
      </m:oMath>
      <w:r w:rsidRPr="00CC2F84">
        <w:rPr>
          <w:rFonts w:ascii="Helvetica" w:hAnsi="Helvetica"/>
          <w:sz w:val="22"/>
          <w:szCs w:val="22"/>
        </w:rPr>
        <w:t xml:space="preserve">. For example,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1.5</m:t>
        </m:r>
      </m:oMath>
      <w:r w:rsidRPr="00CC2F84">
        <w:rPr>
          <w:rFonts w:ascii="Helvetica" w:hAnsi="Helvetica"/>
          <w:sz w:val="22"/>
          <w:szCs w:val="22"/>
        </w:rPr>
        <w:t xml:space="preserve"> corresponds to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0.58</m:t>
        </m:r>
      </m:oMath>
      <w:r w:rsidRPr="00CC2F84">
        <w:rPr>
          <w:rFonts w:ascii="Helvetica" w:hAnsi="Helvetica"/>
          <w:sz w:val="22"/>
          <w:szCs w:val="22"/>
        </w:rPr>
        <w:t xml:space="preserve">, and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3.0</m:t>
        </m:r>
      </m:oMath>
      <w:r w:rsidRPr="00CC2F84">
        <w:rPr>
          <w:rFonts w:ascii="Helvetica" w:hAnsi="Helvetica"/>
          <w:sz w:val="22"/>
          <w:szCs w:val="22"/>
        </w:rPr>
        <w:t xml:space="preserve"> corresponds to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0.94</m:t>
        </m:r>
      </m:oMath>
      <w:r w:rsidRPr="00CC2F84">
        <w:rPr>
          <w:rFonts w:ascii="Helvetica" w:hAnsi="Helvetica"/>
          <w:sz w:val="22"/>
          <w:szCs w:val="22"/>
        </w:rPr>
        <w:t xml:space="preserve">. We used a bisection search algorithm to find </w:t>
      </w:r>
      <m:oMath>
        <m:r>
          <w:rPr>
            <w:rFonts w:ascii="Cambria Math" w:hAnsi="Cambria Math"/>
            <w:sz w:val="22"/>
            <w:szCs w:val="22"/>
          </w:rPr>
          <m:t>β</m:t>
        </m:r>
      </m:oMath>
      <w:r w:rsidRPr="00CC2F84">
        <w:rPr>
          <w:rFonts w:ascii="Helvetica" w:hAnsi="Helvetica"/>
          <w:sz w:val="22"/>
          <w:szCs w:val="22"/>
        </w:rPr>
        <w:t xml:space="preserve">, converging when the simulated final size was within 0.0005 of </w:t>
      </w:r>
      <w:r w:rsidRPr="00CC2F84">
        <w:rPr>
          <w:rFonts w:ascii="Helvetica" w:hAnsi="Helvetica"/>
          <w:sz w:val="22"/>
          <w:szCs w:val="22"/>
        </w:rPr>
        <w:lastRenderedPageBreak/>
        <w:t xml:space="preserve">the theoretical value. Calibration was performed using a single-population simulation at the national level, with national household distributions computed as population-weighted averages of all county-level ACS data. The calibrated </w:t>
      </w:r>
      <m:oMath>
        <m:r>
          <w:rPr>
            <w:rFonts w:ascii="Cambria Math" w:hAnsi="Cambria Math"/>
            <w:sz w:val="22"/>
            <w:szCs w:val="22"/>
          </w:rPr>
          <m:t>β</m:t>
        </m:r>
      </m:oMath>
      <w:r w:rsidRPr="00CC2F84">
        <w:rPr>
          <w:rFonts w:ascii="Helvetica" w:hAnsi="Helvetica"/>
          <w:sz w:val="22"/>
          <w:szCs w:val="22"/>
        </w:rPr>
        <w:t xml:space="preserve"> values were then used in the regional and county-level simulations. We assumed no difference in </w:t>
      </w:r>
      <m:oMath>
        <m:r>
          <w:rPr>
            <w:rFonts w:ascii="Cambria Math" w:hAnsi="Cambria Math"/>
            <w:sz w:val="22"/>
            <w:szCs w:val="22"/>
          </w:rPr>
          <m:t>β</m:t>
        </m:r>
      </m:oMath>
      <w:r w:rsidRPr="00CC2F84">
        <w:rPr>
          <w:rFonts w:ascii="Helvetica" w:hAnsi="Helvetica"/>
          <w:sz w:val="22"/>
          <w:szCs w:val="22"/>
        </w:rPr>
        <w:t xml:space="preserve"> between agricultural workers and the general community, so that all of the transmission differences in the model would come from differences in household size and crowding.</w:t>
      </w:r>
    </w:p>
    <w:p w14:paraId="6819CC79"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 xml:space="preserve">We initialized outbreaks by setting 0.1% of individuals in each sub-population as infectious. To distribute these initial infections across household types, we moved a fraction </w:t>
      </w:r>
      <m:oMath>
        <m:r>
          <w:rPr>
            <w:rFonts w:ascii="Cambria Math" w:hAnsi="Cambria Math"/>
            <w:sz w:val="22"/>
            <w:szCs w:val="22"/>
          </w:rPr>
          <m:t>0.001</m:t>
        </m:r>
        <m:r>
          <m:rPr>
            <m:sty m:val="p"/>
          </m:rPr>
          <w:rPr>
            <w:rFonts w:ascii="Cambria Math" w:hAnsi="Cambria Math"/>
            <w:sz w:val="22"/>
            <w:szCs w:val="22"/>
          </w:rPr>
          <m:t>×</m:t>
        </m:r>
        <m:r>
          <w:rPr>
            <w:rFonts w:ascii="Cambria Math" w:hAnsi="Cambria Math"/>
            <w:sz w:val="22"/>
            <w:szCs w:val="22"/>
          </w:rPr>
          <m:t>n</m:t>
        </m:r>
      </m:oMath>
      <w:r w:rsidRPr="00CC2F84">
        <w:rPr>
          <w:rFonts w:ascii="Helvetica" w:hAnsi="Helvetica"/>
          <w:sz w:val="22"/>
          <w:szCs w:val="22"/>
        </w:rPr>
        <w:t xml:space="preserve"> of households of size </w:t>
      </w:r>
      <m:oMath>
        <m:r>
          <w:rPr>
            <w:rFonts w:ascii="Cambria Math" w:hAnsi="Cambria Math"/>
            <w:sz w:val="22"/>
            <w:szCs w:val="22"/>
          </w:rPr>
          <m:t>n</m:t>
        </m:r>
      </m:oMath>
      <w:r w:rsidRPr="00CC2F84">
        <w:rPr>
          <w:rFonts w:ascii="Helvetica" w:hAnsi="Helvetica"/>
          <w:sz w:val="22"/>
          <w:szCs w:val="22"/>
        </w:rPr>
        <w:t xml:space="preserve"> from the fully susceptible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w:r w:rsidRPr="00CC2F84">
        <w:rPr>
          <w:rFonts w:ascii="Helvetica" w:hAnsi="Helvetica"/>
          <w:sz w:val="22"/>
          <w:szCs w:val="22"/>
        </w:rPr>
        <w:t xml:space="preserve"> to the single-infection state </w:t>
      </w:r>
      <m:oMath>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w:r w:rsidRPr="00CC2F84">
        <w:rPr>
          <w:rFonts w:ascii="Helvetica" w:hAnsi="Helvetica"/>
          <w:sz w:val="22"/>
          <w:szCs w:val="22"/>
        </w:rPr>
        <w:t xml:space="preserve">. Because this fraction scales with household size </w:t>
      </w:r>
      <m:oMath>
        <m:r>
          <w:rPr>
            <w:rFonts w:ascii="Cambria Math" w:hAnsi="Cambria Math"/>
            <w:sz w:val="22"/>
            <w:szCs w:val="22"/>
          </w:rPr>
          <m:t>n</m:t>
        </m:r>
      </m:oMath>
      <w:r w:rsidRPr="00CC2F84">
        <w:rPr>
          <w:rFonts w:ascii="Helvetica" w:hAnsi="Helvetica"/>
          <w:sz w:val="22"/>
          <w:szCs w:val="22"/>
        </w:rPr>
        <w:t>, exactly 0.1% of individuals are initially infected regardless of household size, approximating uniform random seeding of infections across the population.</w:t>
      </w:r>
    </w:p>
    <w:p w14:paraId="40C63492" w14:textId="77777777" w:rsidR="00AB7EBC" w:rsidRPr="00CC2F84" w:rsidRDefault="006B4661" w:rsidP="00CC2F84">
      <w:pPr>
        <w:pStyle w:val="Heading4"/>
        <w:jc w:val="both"/>
        <w:rPr>
          <w:rFonts w:ascii="Helvetica" w:hAnsi="Helvetica"/>
          <w:color w:val="auto"/>
          <w:sz w:val="22"/>
          <w:szCs w:val="22"/>
        </w:rPr>
      </w:pPr>
      <w:bookmarkStart w:id="103" w:name="Xd732ef02479be127ca5b9c0151e90c52acbdc64"/>
      <w:bookmarkEnd w:id="101"/>
      <w:r w:rsidRPr="00CC2F84">
        <w:rPr>
          <w:rFonts w:ascii="Helvetica" w:hAnsi="Helvetica"/>
          <w:color w:val="auto"/>
          <w:sz w:val="22"/>
          <w:szCs w:val="22"/>
        </w:rPr>
        <w:t>Symptomatic infection and workforce impact</w:t>
      </w:r>
    </w:p>
    <w:p w14:paraId="0EDB8D20"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To translate epidemic dynamics into agricultural workforce availability, we computed the proportion of the agricultural workforce experiencing symptoms on each day. We first calculated the number of new daily infections for each day as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w:r w:rsidRPr="00CC2F84">
        <w:rPr>
          <w:rFonts w:ascii="Helvetica" w:hAnsi="Helvetica"/>
          <w:sz w:val="22"/>
          <w:szCs w:val="22"/>
        </w:rPr>
        <w:t xml:space="preserve">, where </w:t>
      </w:r>
      <m:oMath>
        <m:r>
          <w:rPr>
            <w:rFonts w:ascii="Cambria Math" w:hAnsi="Cambria Math"/>
            <w:sz w:val="22"/>
            <w:szCs w:val="22"/>
          </w:rPr>
          <m:t>S</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w:r w:rsidRPr="00CC2F84">
        <w:rPr>
          <w:rFonts w:ascii="Helvetica" w:hAnsi="Helvetica"/>
          <w:sz w:val="22"/>
          <w:szCs w:val="22"/>
        </w:rPr>
        <w:t xml:space="preserve"> is the proportion susceptible at time </w:t>
      </w:r>
      <m:oMath>
        <m:r>
          <w:rPr>
            <w:rFonts w:ascii="Cambria Math" w:hAnsi="Cambria Math"/>
            <w:sz w:val="22"/>
            <w:szCs w:val="22"/>
          </w:rPr>
          <m:t>t</m:t>
        </m:r>
      </m:oMath>
      <w:r w:rsidRPr="00CC2F84">
        <w:rPr>
          <w:rFonts w:ascii="Helvetica" w:hAnsi="Helvetica"/>
          <w:sz w:val="22"/>
          <w:szCs w:val="22"/>
        </w:rPr>
        <w:t xml:space="preserve">. We assumed symptoms began one day after infection onset and lasted for three days, so that individuals infected on day </w:t>
      </w:r>
      <m:oMath>
        <m:r>
          <w:rPr>
            <w:rFonts w:ascii="Cambria Math" w:hAnsi="Cambria Math"/>
            <w:sz w:val="22"/>
            <w:szCs w:val="22"/>
          </w:rPr>
          <m:t>t</m:t>
        </m:r>
      </m:oMath>
      <w:r w:rsidRPr="00CC2F84">
        <w:rPr>
          <w:rFonts w:ascii="Helvetica" w:hAnsi="Helvetica"/>
          <w:sz w:val="22"/>
          <w:szCs w:val="22"/>
        </w:rPr>
        <w:t xml:space="preserve"> were symptomatic on days </w:t>
      </w:r>
      <m:oMath>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oMath>
      <w:r w:rsidRPr="00CC2F84">
        <w:rPr>
          <w:rFonts w:ascii="Helvetica" w:hAnsi="Helvetica"/>
          <w:sz w:val="22"/>
          <w:szCs w:val="22"/>
        </w:rPr>
        <w:t xml:space="preserve">, </w:t>
      </w:r>
      <m:oMath>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2</m:t>
        </m:r>
      </m:oMath>
      <w:r w:rsidRPr="00CC2F84">
        <w:rPr>
          <w:rFonts w:ascii="Helvetica" w:hAnsi="Helvetica"/>
          <w:sz w:val="22"/>
          <w:szCs w:val="22"/>
        </w:rPr>
        <w:t xml:space="preserve">, and </w:t>
      </w:r>
      <m:oMath>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3</m:t>
        </m:r>
      </m:oMath>
      <w:r w:rsidRPr="00CC2F84">
        <w:rPr>
          <w:rFonts w:ascii="Helvetica" w:hAnsi="Helvetica"/>
          <w:sz w:val="22"/>
          <w:szCs w:val="22"/>
        </w:rPr>
        <w:t xml:space="preserve">. The proportion of symptomatic individuals on day </w:t>
      </w:r>
      <m:oMath>
        <m:r>
          <w:rPr>
            <w:rFonts w:ascii="Cambria Math" w:hAnsi="Cambria Math"/>
            <w:sz w:val="22"/>
            <w:szCs w:val="22"/>
          </w:rPr>
          <m:t>t</m:t>
        </m:r>
      </m:oMath>
      <w:r w:rsidRPr="00CC2F84">
        <w:rPr>
          <w:rFonts w:ascii="Helvetica" w:hAnsi="Helvetica"/>
          <w:sz w:val="22"/>
          <w:szCs w:val="22"/>
        </w:rPr>
        <w:t xml:space="preserve"> was then:</w:t>
      </w:r>
    </w:p>
    <w:p w14:paraId="17C1AE10" w14:textId="77777777" w:rsidR="00AB7EBC" w:rsidRPr="00CC2F84" w:rsidRDefault="00000000">
      <w:pPr>
        <w:pStyle w:val="BodyText"/>
        <w:rPr>
          <w:rFonts w:ascii="Helvetica" w:hAnsi="Helvetica"/>
          <w:sz w:val="22"/>
          <w:szCs w:val="22"/>
        </w:rPr>
      </w:pPr>
      <m:oMathPara>
        <m:oMathParaPr>
          <m:jc m:val="center"/>
        </m:oMathParaPr>
        <m:oMath>
          <m:sSub>
            <m:sSubPr>
              <m:ctrlPr>
                <w:rPr>
                  <w:rFonts w:ascii="Cambria Math" w:hAnsi="Cambria Math"/>
                  <w:sz w:val="22"/>
                  <w:szCs w:val="22"/>
                </w:rPr>
              </m:ctrlPr>
            </m:sSubPr>
            <m:e>
              <m:r>
                <m:rPr>
                  <m:nor/>
                </m:rPr>
                <w:rPr>
                  <w:rFonts w:ascii="Helvetica" w:hAnsi="Helvetica"/>
                  <w:sz w:val="22"/>
                  <w:szCs w:val="22"/>
                </w:rPr>
                <m:t>symp</m:t>
              </m:r>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symp</m:t>
              </m:r>
            </m:sub>
          </m:sSub>
          <m:nary>
            <m:naryPr>
              <m:chr m:val="∑"/>
              <m:limLoc m:val="undOvr"/>
              <m:ctrlPr>
                <w:rPr>
                  <w:rFonts w:ascii="Cambria Math" w:hAnsi="Cambria Math"/>
                  <w:sz w:val="22"/>
                  <w:szCs w:val="22"/>
                </w:rPr>
              </m:ctrlPr>
            </m:naryPr>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3</m:t>
              </m:r>
            </m:sup>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d</m:t>
                  </m:r>
                </m:sub>
              </m:sSub>
            </m:e>
          </m:nary>
        </m:oMath>
      </m:oMathPara>
    </w:p>
    <w:p w14:paraId="7C3F6072" w14:textId="77777777" w:rsidR="00AB7EBC" w:rsidRPr="00CC2F84" w:rsidRDefault="006B4661" w:rsidP="00CC2F84">
      <w:pPr>
        <w:pStyle w:val="FirstParagraph"/>
        <w:jc w:val="both"/>
        <w:rPr>
          <w:rFonts w:ascii="Helvetica" w:hAnsi="Helvetica"/>
          <w:sz w:val="22"/>
          <w:szCs w:val="22"/>
        </w:rPr>
      </w:pPr>
      <w:r w:rsidRPr="00CC2F84">
        <w:rPr>
          <w:rFonts w:ascii="Helvetica" w:hAnsi="Helvetica"/>
          <w:sz w:val="22"/>
          <w:szCs w:val="22"/>
        </w:rPr>
        <w:t xml:space="preserve">where </w:t>
      </w:r>
      <m:oMath>
        <m:sSub>
          <m:sSubPr>
            <m:ctrlPr>
              <w:rPr>
                <w:rFonts w:ascii="Cambria Math" w:hAnsi="Cambria Math"/>
                <w:sz w:val="22"/>
                <w:szCs w:val="22"/>
              </w:rPr>
            </m:ctrlPr>
          </m:sSubPr>
          <m:e>
            <m:r>
              <w:rPr>
                <w:rFonts w:ascii="Cambria Math" w:hAnsi="Cambria Math"/>
                <w:sz w:val="22"/>
                <w:szCs w:val="22"/>
              </w:rPr>
              <m:t>p</m:t>
            </m:r>
          </m:e>
          <m:sub>
            <m:r>
              <m:rPr>
                <m:nor/>
              </m:rPr>
              <w:rPr>
                <w:rFonts w:ascii="Helvetica" w:hAnsi="Helvetica"/>
                <w:sz w:val="22"/>
                <w:szCs w:val="22"/>
              </w:rPr>
              <m:t>symp</m:t>
            </m:r>
          </m:sub>
        </m:sSub>
      </m:oMath>
      <w:r w:rsidRPr="00CC2F84">
        <w:rPr>
          <w:rFonts w:ascii="Helvetica" w:hAnsi="Helvetica"/>
          <w:sz w:val="22"/>
          <w:szCs w:val="22"/>
        </w:rPr>
        <w:t xml:space="preserve"> is the probability that an infection is symptomatic. Daily workforce strength was defined as </w:t>
      </w:r>
      <m:oMath>
        <m:r>
          <m:rPr>
            <m:nor/>
          </m:rPr>
          <w:rPr>
            <w:rFonts w:ascii="Helvetica" w:hAnsi="Helvetica"/>
            <w:sz w:val="22"/>
            <w:szCs w:val="22"/>
          </w:rPr>
          <m:t>wf</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m:rPr>
                <m:nor/>
              </m:rPr>
              <w:rPr>
                <w:rFonts w:ascii="Helvetica" w:hAnsi="Helvetica"/>
                <w:sz w:val="22"/>
                <w:szCs w:val="22"/>
              </w:rPr>
              <m:t>symp</m:t>
            </m:r>
          </m:e>
          <m:sub>
            <m:r>
              <w:rPr>
                <w:rFonts w:ascii="Cambria Math" w:hAnsi="Cambria Math"/>
                <w:sz w:val="22"/>
                <w:szCs w:val="22"/>
              </w:rPr>
              <m:t>t</m:t>
            </m:r>
          </m:sub>
        </m:sSub>
      </m:oMath>
      <w:r w:rsidRPr="00CC2F84">
        <w:rPr>
          <w:rFonts w:ascii="Helvetica" w:hAnsi="Helvetica"/>
          <w:sz w:val="22"/>
          <w:szCs w:val="22"/>
        </w:rPr>
        <w:t>.</w:t>
      </w:r>
    </w:p>
    <w:p w14:paraId="2663DDF1" w14:textId="77777777" w:rsidR="00AB7EBC" w:rsidRPr="00CC2F84" w:rsidRDefault="006B4661" w:rsidP="00CC2F84">
      <w:pPr>
        <w:pStyle w:val="BodyText"/>
        <w:jc w:val="both"/>
        <w:rPr>
          <w:rFonts w:ascii="Helvetica" w:hAnsi="Helvetica"/>
          <w:sz w:val="22"/>
          <w:szCs w:val="22"/>
        </w:rPr>
      </w:pPr>
      <w:r w:rsidRPr="00CC2F84">
        <w:rPr>
          <w:rFonts w:ascii="Helvetica" w:hAnsi="Helvetica"/>
          <w:sz w:val="22"/>
          <w:szCs w:val="22"/>
        </w:rPr>
        <w:t xml:space="preserve">To assess the impact of epidemic timing on crop production, we shifted the epidemic curve so that the community symptomatic peak aligned with each day of the calendar year. For each epidemic curve, we calculated the outbreak-adjusted harvest volume for each crop on each day as </w:t>
      </w:r>
      <m:oMath>
        <m:sSub>
          <m:sSubPr>
            <m:ctrlPr>
              <w:rPr>
                <w:rFonts w:ascii="Cambria Math" w:hAnsi="Cambria Math"/>
                <w:sz w:val="22"/>
                <w:szCs w:val="22"/>
              </w:rPr>
            </m:ctrlPr>
          </m:sSubPr>
          <m:e>
            <m:r>
              <w:rPr>
                <w:rFonts w:ascii="Cambria Math" w:hAnsi="Cambria Math"/>
                <w:sz w:val="22"/>
                <w:szCs w:val="22"/>
              </w:rPr>
              <m:t>V</m:t>
            </m:r>
          </m:e>
          <m:sub>
            <m:r>
              <m:rPr>
                <m:nor/>
              </m:rPr>
              <w:rPr>
                <w:rFonts w:ascii="Helvetica" w:hAnsi="Helvetica"/>
                <w:sz w:val="22"/>
                <w:szCs w:val="22"/>
              </w:rPr>
              <m:t>adj</m:t>
            </m:r>
          </m:sub>
        </m:sSub>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m:rPr>
            <m:nor/>
          </m:rPr>
          <w:rPr>
            <w:rFonts w:ascii="Helvetica" w:hAnsi="Helvetica"/>
            <w:sz w:val="22"/>
            <w:szCs w:val="22"/>
          </w:rPr>
          <m:t>wf</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w:r w:rsidRPr="00CC2F84">
        <w:rPr>
          <w:rFonts w:ascii="Helvetica" w:hAnsi="Helvetica"/>
          <w:sz w:val="22"/>
          <w:szCs w:val="22"/>
        </w:rPr>
        <w:t xml:space="preserve">, where </w:t>
      </w:r>
      <m:oMath>
        <m:r>
          <w:rPr>
            <w:rFonts w:ascii="Cambria Math" w:hAnsi="Cambria Math"/>
            <w:sz w:val="22"/>
            <w:szCs w:val="22"/>
          </w:rPr>
          <m:t>V</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oMath>
      <w:r w:rsidRPr="00CC2F84">
        <w:rPr>
          <w:rFonts w:ascii="Helvetica" w:hAnsi="Helvetica"/>
          <w:sz w:val="22"/>
          <w:szCs w:val="22"/>
        </w:rPr>
        <w:t xml:space="preserve"> is the mean harvest volume on day </w:t>
      </w:r>
      <m:oMath>
        <m:r>
          <w:rPr>
            <w:rFonts w:ascii="Cambria Math" w:hAnsi="Cambria Math"/>
            <w:sz w:val="22"/>
            <w:szCs w:val="22"/>
          </w:rPr>
          <m:t>t</m:t>
        </m:r>
      </m:oMath>
      <w:r w:rsidRPr="00CC2F84">
        <w:rPr>
          <w:rFonts w:ascii="Helvetica" w:hAnsi="Helvetica"/>
          <w:sz w:val="22"/>
          <w:szCs w:val="22"/>
        </w:rPr>
        <w:t xml:space="preserve">. The total production loss for that epidemic curve, expressed as a percentage, was </w:t>
      </w:r>
      <m:oMath>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t</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m:rPr>
                    <m:nor/>
                  </m:rPr>
                  <w:rPr>
                    <w:rFonts w:ascii="Helvetica" w:hAnsi="Helvetica"/>
                    <w:sz w:val="22"/>
                    <w:szCs w:val="22"/>
                  </w:rPr>
                  <m:t>adj</m:t>
                </m:r>
              </m:sub>
            </m:sSub>
          </m:e>
        </m:nary>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t</m:t>
            </m:r>
          </m:sub>
          <m:sup>
            <m:r>
              <w:rPr>
                <w:rFonts w:ascii="Cambria Math" w:hAnsi="Cambria Math"/>
                <w:sz w:val="22"/>
                <w:szCs w:val="22"/>
              </w:rPr>
              <m:t>​</m:t>
            </m:r>
          </m:sup>
          <m:e>
            <m:r>
              <w:rPr>
                <w:rFonts w:ascii="Cambria Math" w:hAnsi="Cambria Math"/>
                <w:sz w:val="22"/>
                <w:szCs w:val="22"/>
              </w:rPr>
              <m:t>V</m:t>
            </m:r>
          </m:e>
        </m:nary>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100</m:t>
        </m:r>
        <m:r>
          <m:rPr>
            <m:sty m:val="p"/>
          </m:rPr>
          <w:rPr>
            <w:rFonts w:ascii="Cambria Math" w:hAnsi="Cambria Math"/>
            <w:sz w:val="22"/>
            <w:szCs w:val="22"/>
          </w:rPr>
          <m:t>%</m:t>
        </m:r>
      </m:oMath>
      <w:r w:rsidRPr="00CC2F84">
        <w:rPr>
          <w:rFonts w:ascii="Helvetica" w:hAnsi="Helvetica"/>
          <w:sz w:val="22"/>
          <w:szCs w:val="22"/>
        </w:rPr>
        <w:t>. We repeated this calculation for epidemics peaking on each day of the year.</w:t>
      </w:r>
    </w:p>
    <w:p w14:paraId="597B208F" w14:textId="77777777" w:rsidR="003C64F0" w:rsidRPr="00CC2F84" w:rsidRDefault="003C64F0">
      <w:pPr>
        <w:rPr>
          <w:rFonts w:ascii="Helvetica" w:eastAsiaTheme="majorEastAsia" w:hAnsi="Helvetica" w:cstheme="majorBidi"/>
          <w:sz w:val="28"/>
          <w:szCs w:val="28"/>
        </w:rPr>
      </w:pPr>
      <w:bookmarkStart w:id="104" w:name="supplementary-figures"/>
      <w:bookmarkEnd w:id="93"/>
      <w:bookmarkEnd w:id="103"/>
      <w:r w:rsidRPr="00CC2F84">
        <w:rPr>
          <w:rFonts w:ascii="Helvetica" w:hAnsi="Helvetica"/>
        </w:rPr>
        <w:br w:type="page"/>
      </w:r>
    </w:p>
    <w:p w14:paraId="60462903" w14:textId="43922AA7" w:rsidR="00AB7EBC" w:rsidRPr="00CC2F84" w:rsidRDefault="006B4661">
      <w:pPr>
        <w:pStyle w:val="Heading3"/>
        <w:rPr>
          <w:rFonts w:ascii="Helvetica" w:hAnsi="Helvetica"/>
          <w:color w:val="auto"/>
        </w:rPr>
      </w:pPr>
      <w:r w:rsidRPr="00CC2F84">
        <w:rPr>
          <w:rFonts w:ascii="Helvetica" w:hAnsi="Helvetica"/>
          <w:color w:val="auto"/>
        </w:rPr>
        <w:lastRenderedPageBreak/>
        <w:t>Supplementary Figures</w:t>
      </w:r>
    </w:p>
    <w:p w14:paraId="6351E180" w14:textId="77777777" w:rsidR="00AB7EBC" w:rsidRPr="00CC2F84" w:rsidRDefault="006B4661">
      <w:pPr>
        <w:pStyle w:val="CaptionedFigure"/>
        <w:rPr>
          <w:rFonts w:ascii="Helvetica" w:hAnsi="Helvetica"/>
        </w:rPr>
      </w:pPr>
      <w:r w:rsidRPr="00CC2F84">
        <w:rPr>
          <w:rFonts w:ascii="Helvetica" w:hAnsi="Helvetica"/>
          <w:noProof/>
        </w:rPr>
        <w:drawing>
          <wp:inline distT="0" distB="0" distL="0" distR="0" wp14:anchorId="08DAAAE8" wp14:editId="47DB376F">
            <wp:extent cx="5334000" cy="4528143"/>
            <wp:effectExtent l="0" t="0" r="0" b="0"/>
            <wp:docPr id="106" name="Picture" descr="Model structure"/>
            <wp:cNvGraphicFramePr/>
            <a:graphic xmlns:a="http://schemas.openxmlformats.org/drawingml/2006/main">
              <a:graphicData uri="http://schemas.openxmlformats.org/drawingml/2006/picture">
                <pic:pic xmlns:pic="http://schemas.openxmlformats.org/drawingml/2006/picture">
                  <pic:nvPicPr>
                    <pic:cNvPr id="107" name="Picture" descr="../../figures/modelstructure.png"/>
                    <pic:cNvPicPr>
                      <a:picLocks noChangeAspect="1" noChangeArrowheads="1"/>
                    </pic:cNvPicPr>
                  </pic:nvPicPr>
                  <pic:blipFill>
                    <a:blip r:embed="rId82"/>
                    <a:stretch>
                      <a:fillRect/>
                    </a:stretch>
                  </pic:blipFill>
                  <pic:spPr bwMode="auto">
                    <a:xfrm>
                      <a:off x="0" y="0"/>
                      <a:ext cx="5334000" cy="4528143"/>
                    </a:xfrm>
                    <a:prstGeom prst="rect">
                      <a:avLst/>
                    </a:prstGeom>
                    <a:noFill/>
                    <a:ln w="9525">
                      <a:noFill/>
                      <a:headEnd/>
                      <a:tailEnd/>
                    </a:ln>
                  </pic:spPr>
                </pic:pic>
              </a:graphicData>
            </a:graphic>
          </wp:inline>
        </w:drawing>
      </w:r>
    </w:p>
    <w:p w14:paraId="188B7ACC" w14:textId="77777777" w:rsidR="003C64F0" w:rsidRPr="00CC2F84" w:rsidRDefault="003C64F0" w:rsidP="00CC2F84">
      <w:pPr>
        <w:jc w:val="both"/>
        <w:rPr>
          <w:rFonts w:ascii="Helvetica" w:hAnsi="Helvetica"/>
          <w:b/>
          <w:bCs/>
          <w:sz w:val="20"/>
          <w:szCs w:val="20"/>
        </w:rPr>
      </w:pPr>
      <w:r w:rsidRPr="00CC2F84">
        <w:rPr>
          <w:rFonts w:ascii="Helvetica" w:hAnsi="Helvetica"/>
          <w:b/>
          <w:bCs/>
          <w:sz w:val="20"/>
          <w:szCs w:val="20"/>
        </w:rPr>
        <w:t>Figure S1. Schematic of the disease transmission model for a household of size 3.</w:t>
      </w:r>
      <w:r w:rsidRPr="00CC2F84">
        <w:rPr>
          <w:rFonts w:ascii="Helvetica" w:hAnsi="Helvetica"/>
          <w:sz w:val="20"/>
          <w:szCs w:val="20"/>
        </w:rPr>
        <w:t xml:space="preserve"> An uncrowded agricultural household of size 3 that begins with all members (discs) susceptible (black) is represented as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A</m:t>
            </m:r>
          </m:sub>
        </m:sSub>
        <m:r>
          <m:rPr>
            <m:sty m:val="p"/>
          </m:rPr>
          <w:rPr>
            <w:rFonts w:ascii="Cambria Math" w:hAnsi="Cambria Math"/>
            <w:sz w:val="20"/>
            <w:szCs w:val="20"/>
          </w:rPr>
          <m:t>(</m:t>
        </m:r>
        <m:r>
          <w:rPr>
            <w:rFonts w:ascii="Cambria Math" w:hAnsi="Cambria Math"/>
            <w:sz w:val="20"/>
            <w:szCs w:val="20"/>
          </w:rPr>
          <m:t>3</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oMath>
      <w:r w:rsidRPr="00CC2F84">
        <w:rPr>
          <w:rFonts w:ascii="Helvetica" w:hAnsi="Helvetica"/>
          <w:sz w:val="20"/>
          <w:szCs w:val="20"/>
        </w:rPr>
        <w:t xml:space="preserve"> (top-most household). New infections (downward movements; red discs) can occur at rate </w:t>
      </w:r>
      <m:oMath>
        <m:r>
          <w:rPr>
            <w:rFonts w:ascii="Cambria Math" w:hAnsi="Cambria Math"/>
            <w:sz w:val="20"/>
            <w:szCs w:val="20"/>
          </w:rPr>
          <m:t>βIx</m:t>
        </m:r>
        <m:r>
          <m:rPr>
            <m:sty m:val="p"/>
          </m:rPr>
          <w:rPr>
            <w:rFonts w:ascii="Cambria Math" w:hAnsi="Cambria Math"/>
            <w:sz w:val="20"/>
            <w:szCs w:val="20"/>
          </w:rPr>
          <m:t>+</m:t>
        </m:r>
        <m:r>
          <w:rPr>
            <w:rFonts w:ascii="Cambria Math" w:hAnsi="Cambria Math"/>
            <w:sz w:val="20"/>
            <w:szCs w:val="20"/>
          </w:rPr>
          <m:t>τxy</m:t>
        </m:r>
      </m:oMath>
      <w:r w:rsidRPr="00CC2F84">
        <w:rPr>
          <w:rFonts w:ascii="Helvetica" w:hAnsi="Helvetica"/>
          <w:sz w:val="20"/>
          <w:szCs w:val="20"/>
        </w:rPr>
        <w:t xml:space="preserve">; but since </w:t>
      </w:r>
      <m:oMath>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0</m:t>
        </m:r>
      </m:oMath>
      <w:r w:rsidRPr="00CC2F84">
        <w:rPr>
          <w:rFonts w:ascii="Helvetica" w:hAnsi="Helvetica"/>
          <w:sz w:val="20"/>
          <w:szCs w:val="20"/>
        </w:rPr>
        <w:t xml:space="preserve">, the force of infection is given fully by the between-household force of infection, </w:t>
      </w:r>
      <m:oMath>
        <m:r>
          <w:rPr>
            <w:rFonts w:ascii="Cambria Math" w:hAnsi="Cambria Math"/>
            <w:sz w:val="20"/>
            <w:szCs w:val="20"/>
          </w:rPr>
          <m:t>βIx</m:t>
        </m:r>
      </m:oMath>
      <w:r w:rsidRPr="00CC2F84">
        <w:rPr>
          <w:rFonts w:ascii="Helvetica" w:hAnsi="Helvetica"/>
          <w:sz w:val="20"/>
          <w:szCs w:val="20"/>
        </w:rPr>
        <w:t xml:space="preserve">. Once an infection occurs within the household, either a new household member can become infected at rate </w:t>
      </w:r>
      <m:oMath>
        <m:r>
          <w:rPr>
            <w:rFonts w:ascii="Cambria Math" w:hAnsi="Cambria Math"/>
            <w:sz w:val="20"/>
            <w:szCs w:val="20"/>
          </w:rPr>
          <m:t>βIx</m:t>
        </m:r>
        <m:r>
          <m:rPr>
            <m:sty m:val="p"/>
          </m:rPr>
          <w:rPr>
            <w:rFonts w:ascii="Cambria Math" w:hAnsi="Cambria Math"/>
            <w:sz w:val="20"/>
            <w:szCs w:val="20"/>
          </w:rPr>
          <m:t>+</m:t>
        </m:r>
        <m:r>
          <w:rPr>
            <w:rFonts w:ascii="Cambria Math" w:hAnsi="Cambria Math"/>
            <w:sz w:val="20"/>
            <w:szCs w:val="20"/>
          </w:rPr>
          <m:t>τxy</m:t>
        </m:r>
      </m:oMath>
      <w:r w:rsidRPr="00CC2F84">
        <w:rPr>
          <w:rFonts w:ascii="Helvetica" w:hAnsi="Helvetica"/>
          <w:sz w:val="20"/>
          <w:szCs w:val="20"/>
        </w:rPr>
        <w:t xml:space="preserve"> (downward movement), or the initially infected individual can recover (left-to-right movement; blue discs) at rate </w:t>
      </w:r>
      <m:oMath>
        <m:r>
          <w:rPr>
            <w:rFonts w:ascii="Cambria Math" w:hAnsi="Cambria Math"/>
            <w:sz w:val="20"/>
            <w:szCs w:val="20"/>
          </w:rPr>
          <m:t>γy</m:t>
        </m:r>
      </m:oMath>
      <w:r w:rsidRPr="00CC2F84">
        <w:rPr>
          <w:rFonts w:ascii="Helvetica" w:hAnsi="Helvetica"/>
          <w:sz w:val="20"/>
          <w:szCs w:val="20"/>
        </w:rPr>
        <w:t>.</w:t>
      </w:r>
    </w:p>
    <w:p w14:paraId="4D81B5FE" w14:textId="77777777" w:rsidR="003C64F0" w:rsidRPr="00CC2F84" w:rsidRDefault="003C64F0">
      <w:pPr>
        <w:rPr>
          <w:rFonts w:ascii="Helvetica" w:hAnsi="Helvetica"/>
          <w:b/>
          <w:bCs/>
        </w:rPr>
      </w:pPr>
      <w:r w:rsidRPr="00CC2F84">
        <w:rPr>
          <w:rFonts w:ascii="Helvetica" w:hAnsi="Helvetica"/>
          <w:b/>
          <w:bCs/>
        </w:rPr>
        <w:br w:type="page"/>
      </w:r>
    </w:p>
    <w:p w14:paraId="429D372B" w14:textId="77777777" w:rsidR="003C64F0" w:rsidRPr="00CC2F84" w:rsidRDefault="006B4661">
      <w:pPr>
        <w:pStyle w:val="BodyText"/>
        <w:rPr>
          <w:rFonts w:ascii="Helvetica" w:hAnsi="Helvetica"/>
        </w:rPr>
      </w:pPr>
      <w:r w:rsidRPr="00CC2F84">
        <w:rPr>
          <w:rFonts w:ascii="Helvetica" w:hAnsi="Helvetica"/>
          <w:b/>
          <w:bCs/>
        </w:rPr>
        <w:lastRenderedPageBreak/>
        <w:t>(A)</w:t>
      </w:r>
      <w:r w:rsidRPr="00CC2F84">
        <w:rPr>
          <w:rFonts w:ascii="Helvetica" w:hAnsi="Helvetica"/>
        </w:rPr>
        <w:t xml:space="preserve"> </w:t>
      </w:r>
      <w:r w:rsidRPr="00CC2F84">
        <w:rPr>
          <w:rFonts w:ascii="Helvetica" w:hAnsi="Helvetica"/>
          <w:noProof/>
        </w:rPr>
        <w:drawing>
          <wp:inline distT="0" distB="0" distL="0" distR="0" wp14:anchorId="3FEA7D28" wp14:editId="091858A5">
            <wp:extent cx="5080000" cy="2501900"/>
            <wp:effectExtent l="0" t="0" r="0" b="0"/>
            <wp:docPr id="109" name="Picture" descr="Crowding distributions imputed additive"/>
            <wp:cNvGraphicFramePr/>
            <a:graphic xmlns:a="http://schemas.openxmlformats.org/drawingml/2006/main">
              <a:graphicData uri="http://schemas.openxmlformats.org/drawingml/2006/picture">
                <pic:pic xmlns:pic="http://schemas.openxmlformats.org/drawingml/2006/picture">
                  <pic:nvPicPr>
                    <pic:cNvPr id="110" name="Picture" descr="../../figures/crowding_distribution_additive.png"/>
                    <pic:cNvPicPr>
                      <a:picLocks noChangeAspect="1" noChangeArrowheads="1"/>
                    </pic:cNvPicPr>
                  </pic:nvPicPr>
                  <pic:blipFill>
                    <a:blip r:embed="rId83"/>
                    <a:stretch>
                      <a:fillRect/>
                    </a:stretch>
                  </pic:blipFill>
                  <pic:spPr bwMode="auto">
                    <a:xfrm>
                      <a:off x="0" y="0"/>
                      <a:ext cx="5080000" cy="2501900"/>
                    </a:xfrm>
                    <a:prstGeom prst="rect">
                      <a:avLst/>
                    </a:prstGeom>
                    <a:noFill/>
                    <a:ln w="9525">
                      <a:noFill/>
                      <a:headEnd/>
                      <a:tailEnd/>
                    </a:ln>
                  </pic:spPr>
                </pic:pic>
              </a:graphicData>
            </a:graphic>
          </wp:inline>
        </w:drawing>
      </w:r>
      <w:r w:rsidRPr="00CC2F84">
        <w:rPr>
          <w:rFonts w:ascii="Helvetica" w:hAnsi="Helvetica"/>
        </w:rPr>
        <w:t xml:space="preserve"> </w:t>
      </w:r>
    </w:p>
    <w:p w14:paraId="384D9785" w14:textId="77777777" w:rsidR="003C64F0" w:rsidRPr="00CC2F84" w:rsidRDefault="006B4661">
      <w:pPr>
        <w:pStyle w:val="BodyText"/>
        <w:rPr>
          <w:rFonts w:ascii="Helvetica" w:hAnsi="Helvetica"/>
        </w:rPr>
      </w:pPr>
      <w:r w:rsidRPr="00CC2F84">
        <w:rPr>
          <w:rFonts w:ascii="Helvetica" w:hAnsi="Helvetica"/>
          <w:b/>
          <w:bCs/>
        </w:rPr>
        <w:t>(B)</w:t>
      </w:r>
      <w:r w:rsidRPr="00CC2F84">
        <w:rPr>
          <w:rFonts w:ascii="Helvetica" w:hAnsi="Helvetica"/>
        </w:rPr>
        <w:t xml:space="preserve"> </w:t>
      </w:r>
      <w:r w:rsidRPr="00CC2F84">
        <w:rPr>
          <w:rFonts w:ascii="Helvetica" w:hAnsi="Helvetica"/>
          <w:noProof/>
        </w:rPr>
        <w:drawing>
          <wp:inline distT="0" distB="0" distL="0" distR="0" wp14:anchorId="4F3D361A" wp14:editId="2FC6249F">
            <wp:extent cx="5156200" cy="2489200"/>
            <wp:effectExtent l="0" t="0" r="0" b="0"/>
            <wp:docPr id="112" name="Picture" descr="Crowding distributions imputed multiplicative"/>
            <wp:cNvGraphicFramePr/>
            <a:graphic xmlns:a="http://schemas.openxmlformats.org/drawingml/2006/main">
              <a:graphicData uri="http://schemas.openxmlformats.org/drawingml/2006/picture">
                <pic:pic xmlns:pic="http://schemas.openxmlformats.org/drawingml/2006/picture">
                  <pic:nvPicPr>
                    <pic:cNvPr id="113" name="Picture" descr="../../figures/crowding_distribution_multiplicative.png"/>
                    <pic:cNvPicPr>
                      <a:picLocks noChangeAspect="1" noChangeArrowheads="1"/>
                    </pic:cNvPicPr>
                  </pic:nvPicPr>
                  <pic:blipFill>
                    <a:blip r:embed="rId84"/>
                    <a:stretch>
                      <a:fillRect/>
                    </a:stretch>
                  </pic:blipFill>
                  <pic:spPr bwMode="auto">
                    <a:xfrm>
                      <a:off x="0" y="0"/>
                      <a:ext cx="5156200" cy="2489200"/>
                    </a:xfrm>
                    <a:prstGeom prst="rect">
                      <a:avLst/>
                    </a:prstGeom>
                    <a:noFill/>
                    <a:ln w="9525">
                      <a:noFill/>
                      <a:headEnd/>
                      <a:tailEnd/>
                    </a:ln>
                  </pic:spPr>
                </pic:pic>
              </a:graphicData>
            </a:graphic>
          </wp:inline>
        </w:drawing>
      </w:r>
      <w:r w:rsidRPr="00CC2F84">
        <w:rPr>
          <w:rFonts w:ascii="Helvetica" w:hAnsi="Helvetica"/>
        </w:rPr>
        <w:t xml:space="preserve"> </w:t>
      </w:r>
    </w:p>
    <w:p w14:paraId="6F4BE0A9" w14:textId="7E4E9CF3" w:rsidR="00AB7EBC" w:rsidRPr="00CC2F84" w:rsidRDefault="006B4661" w:rsidP="003C64F0">
      <w:pPr>
        <w:pStyle w:val="BodyText"/>
        <w:rPr>
          <w:rFonts w:ascii="Helvetica" w:hAnsi="Helvetica"/>
          <w:b/>
          <w:bCs/>
        </w:rPr>
      </w:pPr>
      <w:r w:rsidRPr="00CC2F84">
        <w:rPr>
          <w:rFonts w:ascii="Helvetica" w:hAnsi="Helvetica"/>
          <w:b/>
          <w:bCs/>
        </w:rPr>
        <w:t>(C)</w:t>
      </w:r>
      <w:r w:rsidRPr="00CC2F84">
        <w:rPr>
          <w:rFonts w:ascii="Helvetica" w:hAnsi="Helvetica"/>
          <w:noProof/>
        </w:rPr>
        <w:drawing>
          <wp:inline distT="0" distB="0" distL="0" distR="0" wp14:anchorId="2134CB82" wp14:editId="77B5C955">
            <wp:extent cx="5054600" cy="2438400"/>
            <wp:effectExtent l="0" t="0" r="0" b="0"/>
            <wp:docPr id="115" name="Picture" descr="Crowding distributions imputed none"/>
            <wp:cNvGraphicFramePr/>
            <a:graphic xmlns:a="http://schemas.openxmlformats.org/drawingml/2006/main">
              <a:graphicData uri="http://schemas.openxmlformats.org/drawingml/2006/picture">
                <pic:pic xmlns:pic="http://schemas.openxmlformats.org/drawingml/2006/picture">
                  <pic:nvPicPr>
                    <pic:cNvPr id="116" name="Picture" descr="../../figures/crowding_distribution_none.png"/>
                    <pic:cNvPicPr>
                      <a:picLocks noChangeAspect="1" noChangeArrowheads="1"/>
                    </pic:cNvPicPr>
                  </pic:nvPicPr>
                  <pic:blipFill>
                    <a:blip r:embed="rId85"/>
                    <a:stretch>
                      <a:fillRect/>
                    </a:stretch>
                  </pic:blipFill>
                  <pic:spPr bwMode="auto">
                    <a:xfrm>
                      <a:off x="0" y="0"/>
                      <a:ext cx="5054600" cy="2438400"/>
                    </a:xfrm>
                    <a:prstGeom prst="rect">
                      <a:avLst/>
                    </a:prstGeom>
                    <a:noFill/>
                    <a:ln w="9525">
                      <a:noFill/>
                      <a:headEnd/>
                      <a:tailEnd/>
                    </a:ln>
                  </pic:spPr>
                </pic:pic>
              </a:graphicData>
            </a:graphic>
          </wp:inline>
        </w:drawing>
      </w:r>
    </w:p>
    <w:p w14:paraId="6B40B054" w14:textId="77777777" w:rsidR="003C64F0" w:rsidRPr="00CC2F84" w:rsidRDefault="003C64F0">
      <w:pPr>
        <w:pStyle w:val="BodyText"/>
        <w:rPr>
          <w:rFonts w:ascii="Helvetica" w:hAnsi="Helvetica"/>
          <w:b/>
          <w:bCs/>
        </w:rPr>
      </w:pPr>
    </w:p>
    <w:p w14:paraId="2BB97124" w14:textId="77777777" w:rsidR="003C64F0" w:rsidRPr="00CC2F84" w:rsidRDefault="003C64F0" w:rsidP="00CC2F84">
      <w:pPr>
        <w:pStyle w:val="BodyText"/>
        <w:jc w:val="both"/>
        <w:rPr>
          <w:rFonts w:ascii="Helvetica" w:hAnsi="Helvetica"/>
          <w:sz w:val="20"/>
          <w:szCs w:val="20"/>
        </w:rPr>
      </w:pPr>
      <w:r w:rsidRPr="00CC2F84">
        <w:rPr>
          <w:rFonts w:ascii="Helvetica" w:hAnsi="Helvetica"/>
          <w:b/>
          <w:bCs/>
          <w:sz w:val="20"/>
          <w:szCs w:val="20"/>
        </w:rPr>
        <w:lastRenderedPageBreak/>
        <w:t>Figure S2. County-level household crowding distributions for agricultural workers and the general community under three imputation methods</w:t>
      </w:r>
      <w:r w:rsidRPr="00CC2F84">
        <w:rPr>
          <w:rFonts w:ascii="Helvetica" w:hAnsi="Helvetica"/>
          <w:sz w:val="20"/>
          <w:szCs w:val="20"/>
        </w:rPr>
        <w:t xml:space="preserve"> Histograms depict the proportion of households crowded in counties within each of the six NAWS regions, for agricultural workers (blue) and the general community (red). County-level crowding rates for the general community are taken from the ACS. County-level crowding rates for agricultural workers are imputed using three different methods: (A) an additive adjustment, where county-level crowding rates for agricultural workers are shifted by the difference between county-level and regional mean ACS values; (B) a multiplicative adjustment, where county-level crowding rates for agricultural workers are shifted by the ratio between county-level and regional mean ACS values; and (C) no adjustment, where crowding rates across counties for agricultural workers are equal to the regional mean. Red dashed vertical lines indicate the regional ACS mean, and blue dashed vertical lines indicate the regional NAWS estimate for agricultural workers.</w:t>
      </w:r>
    </w:p>
    <w:p w14:paraId="2F08EAB4" w14:textId="0420CCB1" w:rsidR="003C64F0" w:rsidRPr="00CC2F84" w:rsidRDefault="003C64F0">
      <w:pPr>
        <w:rPr>
          <w:rFonts w:ascii="Helvetica" w:hAnsi="Helvetica"/>
        </w:rPr>
      </w:pPr>
      <w:r w:rsidRPr="00CC2F84">
        <w:rPr>
          <w:rFonts w:ascii="Helvetica" w:hAnsi="Helvetica"/>
        </w:rPr>
        <w:br w:type="page"/>
      </w:r>
    </w:p>
    <w:p w14:paraId="795958D8" w14:textId="77777777" w:rsidR="003C64F0" w:rsidRPr="00CC2F84" w:rsidRDefault="003C64F0" w:rsidP="003C64F0">
      <w:pPr>
        <w:pStyle w:val="BodyText"/>
        <w:rPr>
          <w:rFonts w:ascii="Helvetica" w:hAnsi="Helvetica"/>
        </w:rPr>
      </w:pPr>
    </w:p>
    <w:p w14:paraId="35D81148" w14:textId="77777777" w:rsidR="003C64F0" w:rsidRPr="00CC2F84" w:rsidRDefault="006B4661">
      <w:pPr>
        <w:pStyle w:val="BodyText"/>
        <w:rPr>
          <w:rFonts w:ascii="Helvetica" w:hAnsi="Helvetica"/>
        </w:rPr>
      </w:pPr>
      <w:r w:rsidRPr="00CC2F84">
        <w:rPr>
          <w:rFonts w:ascii="Helvetica" w:hAnsi="Helvetica"/>
          <w:b/>
          <w:bCs/>
        </w:rPr>
        <w:t>(A)</w:t>
      </w:r>
      <w:r w:rsidRPr="00CC2F84">
        <w:rPr>
          <w:rFonts w:ascii="Helvetica" w:hAnsi="Helvetica"/>
        </w:rPr>
        <w:t xml:space="preserve"> </w:t>
      </w:r>
      <w:r w:rsidRPr="00CC2F84">
        <w:rPr>
          <w:rFonts w:ascii="Helvetica" w:hAnsi="Helvetica"/>
          <w:noProof/>
        </w:rPr>
        <w:drawing>
          <wp:inline distT="0" distB="0" distL="0" distR="0" wp14:anchorId="41DBB793" wp14:editId="251E5D98">
            <wp:extent cx="5334000" cy="4445000"/>
            <wp:effectExtent l="0" t="0" r="0" b="0"/>
            <wp:docPr id="118" name="Picture" descr="Mean and four plus household size distributions imputed additive"/>
            <wp:cNvGraphicFramePr/>
            <a:graphic xmlns:a="http://schemas.openxmlformats.org/drawingml/2006/main">
              <a:graphicData uri="http://schemas.openxmlformats.org/drawingml/2006/picture">
                <pic:pic xmlns:pic="http://schemas.openxmlformats.org/drawingml/2006/picture">
                  <pic:nvPicPr>
                    <pic:cNvPr id="119" name="Picture" descr="../../figures/hhsize_distribution_additive.png"/>
                    <pic:cNvPicPr>
                      <a:picLocks noChangeAspect="1" noChangeArrowheads="1"/>
                    </pic:cNvPicPr>
                  </pic:nvPicPr>
                  <pic:blipFill>
                    <a:blip r:embed="rId86"/>
                    <a:stretch>
                      <a:fillRect/>
                    </a:stretch>
                  </pic:blipFill>
                  <pic:spPr bwMode="auto">
                    <a:xfrm>
                      <a:off x="0" y="0"/>
                      <a:ext cx="5334000" cy="4445000"/>
                    </a:xfrm>
                    <a:prstGeom prst="rect">
                      <a:avLst/>
                    </a:prstGeom>
                    <a:noFill/>
                    <a:ln w="9525">
                      <a:noFill/>
                      <a:headEnd/>
                      <a:tailEnd/>
                    </a:ln>
                  </pic:spPr>
                </pic:pic>
              </a:graphicData>
            </a:graphic>
          </wp:inline>
        </w:drawing>
      </w:r>
      <w:r w:rsidRPr="00CC2F84">
        <w:rPr>
          <w:rFonts w:ascii="Helvetica" w:hAnsi="Helvetica"/>
        </w:rPr>
        <w:t xml:space="preserve"> </w:t>
      </w:r>
    </w:p>
    <w:p w14:paraId="6FD730AD" w14:textId="77777777" w:rsidR="003C64F0" w:rsidRPr="00CC2F84" w:rsidRDefault="006B4661">
      <w:pPr>
        <w:pStyle w:val="BodyText"/>
        <w:rPr>
          <w:rFonts w:ascii="Helvetica" w:hAnsi="Helvetica"/>
        </w:rPr>
      </w:pPr>
      <w:r w:rsidRPr="00CC2F84">
        <w:rPr>
          <w:rFonts w:ascii="Helvetica" w:hAnsi="Helvetica"/>
          <w:b/>
          <w:bCs/>
        </w:rPr>
        <w:lastRenderedPageBreak/>
        <w:t>(B)</w:t>
      </w:r>
      <w:r w:rsidRPr="00CC2F84">
        <w:rPr>
          <w:rFonts w:ascii="Helvetica" w:hAnsi="Helvetica"/>
        </w:rPr>
        <w:t xml:space="preserve"> </w:t>
      </w:r>
      <w:r w:rsidRPr="00CC2F84">
        <w:rPr>
          <w:rFonts w:ascii="Helvetica" w:hAnsi="Helvetica"/>
          <w:noProof/>
        </w:rPr>
        <w:drawing>
          <wp:inline distT="0" distB="0" distL="0" distR="0" wp14:anchorId="18F95156" wp14:editId="2FB1FDCD">
            <wp:extent cx="5334000" cy="4445000"/>
            <wp:effectExtent l="0" t="0" r="0" b="0"/>
            <wp:docPr id="121" name="Picture" descr="Mean and four plus household size distributions imputed multiplicative"/>
            <wp:cNvGraphicFramePr/>
            <a:graphic xmlns:a="http://schemas.openxmlformats.org/drawingml/2006/main">
              <a:graphicData uri="http://schemas.openxmlformats.org/drawingml/2006/picture">
                <pic:pic xmlns:pic="http://schemas.openxmlformats.org/drawingml/2006/picture">
                  <pic:nvPicPr>
                    <pic:cNvPr id="122" name="Picture" descr="../../figures/hhsize_distribution_multiplicative.png"/>
                    <pic:cNvPicPr>
                      <a:picLocks noChangeAspect="1" noChangeArrowheads="1"/>
                    </pic:cNvPicPr>
                  </pic:nvPicPr>
                  <pic:blipFill>
                    <a:blip r:embed="rId87"/>
                    <a:stretch>
                      <a:fillRect/>
                    </a:stretch>
                  </pic:blipFill>
                  <pic:spPr bwMode="auto">
                    <a:xfrm>
                      <a:off x="0" y="0"/>
                      <a:ext cx="5334000" cy="4445000"/>
                    </a:xfrm>
                    <a:prstGeom prst="rect">
                      <a:avLst/>
                    </a:prstGeom>
                    <a:noFill/>
                    <a:ln w="9525">
                      <a:noFill/>
                      <a:headEnd/>
                      <a:tailEnd/>
                    </a:ln>
                  </pic:spPr>
                </pic:pic>
              </a:graphicData>
            </a:graphic>
          </wp:inline>
        </w:drawing>
      </w:r>
      <w:r w:rsidRPr="00CC2F84">
        <w:rPr>
          <w:rFonts w:ascii="Helvetica" w:hAnsi="Helvetica"/>
        </w:rPr>
        <w:t xml:space="preserve"> </w:t>
      </w:r>
    </w:p>
    <w:p w14:paraId="2F1868F9" w14:textId="3D1BD56B" w:rsidR="00AB7EBC" w:rsidRPr="00CC2F84" w:rsidRDefault="006B4661">
      <w:pPr>
        <w:pStyle w:val="BodyText"/>
        <w:rPr>
          <w:rFonts w:ascii="Helvetica" w:hAnsi="Helvetica"/>
        </w:rPr>
      </w:pPr>
      <w:r w:rsidRPr="00CC2F84">
        <w:rPr>
          <w:rFonts w:ascii="Helvetica" w:hAnsi="Helvetica"/>
          <w:b/>
          <w:bCs/>
        </w:rPr>
        <w:lastRenderedPageBreak/>
        <w:t>(C)</w:t>
      </w:r>
      <w:r w:rsidRPr="00CC2F84">
        <w:rPr>
          <w:rFonts w:ascii="Helvetica" w:hAnsi="Helvetica"/>
        </w:rPr>
        <w:t xml:space="preserve"> </w:t>
      </w:r>
      <w:r w:rsidRPr="00CC2F84">
        <w:rPr>
          <w:rFonts w:ascii="Helvetica" w:hAnsi="Helvetica"/>
          <w:noProof/>
        </w:rPr>
        <w:drawing>
          <wp:inline distT="0" distB="0" distL="0" distR="0" wp14:anchorId="5A6265BB" wp14:editId="0BE5A2FC">
            <wp:extent cx="5334000" cy="4445000"/>
            <wp:effectExtent l="0" t="0" r="0" b="0"/>
            <wp:docPr id="124" name="Picture" descr="Mean and four plus household size distributions imputed none"/>
            <wp:cNvGraphicFramePr/>
            <a:graphic xmlns:a="http://schemas.openxmlformats.org/drawingml/2006/main">
              <a:graphicData uri="http://schemas.openxmlformats.org/drawingml/2006/picture">
                <pic:pic xmlns:pic="http://schemas.openxmlformats.org/drawingml/2006/picture">
                  <pic:nvPicPr>
                    <pic:cNvPr id="125" name="Picture" descr="../../figures/hhsize_distribution_none.png"/>
                    <pic:cNvPicPr>
                      <a:picLocks noChangeAspect="1" noChangeArrowheads="1"/>
                    </pic:cNvPicPr>
                  </pic:nvPicPr>
                  <pic:blipFill>
                    <a:blip r:embed="rId88"/>
                    <a:stretch>
                      <a:fillRect/>
                    </a:stretch>
                  </pic:blipFill>
                  <pic:spPr bwMode="auto">
                    <a:xfrm>
                      <a:off x="0" y="0"/>
                      <a:ext cx="5334000" cy="4445000"/>
                    </a:xfrm>
                    <a:prstGeom prst="rect">
                      <a:avLst/>
                    </a:prstGeom>
                    <a:noFill/>
                    <a:ln w="9525">
                      <a:noFill/>
                      <a:headEnd/>
                      <a:tailEnd/>
                    </a:ln>
                  </pic:spPr>
                </pic:pic>
              </a:graphicData>
            </a:graphic>
          </wp:inline>
        </w:drawing>
      </w:r>
    </w:p>
    <w:p w14:paraId="66322F0D" w14:textId="77777777" w:rsidR="003C64F0" w:rsidRPr="00CC2F84" w:rsidRDefault="003C64F0" w:rsidP="00CC2F84">
      <w:pPr>
        <w:pStyle w:val="BodyText"/>
        <w:jc w:val="both"/>
        <w:rPr>
          <w:rFonts w:ascii="Helvetica" w:hAnsi="Helvetica"/>
          <w:sz w:val="20"/>
          <w:szCs w:val="20"/>
        </w:rPr>
      </w:pPr>
      <w:r w:rsidRPr="00CC2F84">
        <w:rPr>
          <w:rFonts w:ascii="Helvetica" w:hAnsi="Helvetica"/>
          <w:b/>
          <w:bCs/>
          <w:sz w:val="20"/>
          <w:szCs w:val="20"/>
        </w:rPr>
        <w:t>Figure S3. County-level household size distributions for agricultural workers and the general community under three imputation methods.</w:t>
      </w:r>
      <w:r w:rsidRPr="00CC2F84">
        <w:rPr>
          <w:rFonts w:ascii="Helvetica" w:hAnsi="Helvetica"/>
          <w:sz w:val="20"/>
          <w:szCs w:val="20"/>
        </w:rPr>
        <w:t xml:space="preserve"> Histograms depict the mean household size (A, C, E) and the proportion of households with 4 or more occupants (B, D, F) in counties within each of the six NAWS regions, for agricultural workers (blue) and the general community (red). County-level household size distributions are taken from the ACS. County-level household size distributions for agricultural workers are imputed using three different methods: (A) an additive adjustment, where county-level household size distributions for agricultural workers are shifted by the difference between county-level and regional mean ACS values and re-normalized; (B) a multiplicative adjustment, where county-level household size distributions for agricultural workers are shifted by the ratio between county-level and regional mean ACS values and re-normalized; and (C) no adjustment, where household size distributions across counties for agricultural workers are equal to the regional mean. Red dashed vertical lines indicate the regional ACS mean, and blue dashed vertical lines indicate the regional NAWS estimate for agricultural workers.</w:t>
      </w:r>
    </w:p>
    <w:p w14:paraId="0E3018C0" w14:textId="77777777" w:rsidR="003C64F0" w:rsidRPr="00CC2F84" w:rsidRDefault="003C64F0">
      <w:pPr>
        <w:pStyle w:val="BodyText"/>
        <w:rPr>
          <w:rFonts w:ascii="Helvetica" w:hAnsi="Helvetica"/>
        </w:rPr>
      </w:pPr>
    </w:p>
    <w:p w14:paraId="3BC3048B" w14:textId="77777777" w:rsidR="003C64F0" w:rsidRPr="00CC2F84" w:rsidRDefault="003C64F0">
      <w:pPr>
        <w:rPr>
          <w:rFonts w:ascii="Helvetica" w:hAnsi="Helvetica"/>
          <w:b/>
          <w:bCs/>
        </w:rPr>
      </w:pPr>
      <w:r w:rsidRPr="00CC2F84">
        <w:rPr>
          <w:rFonts w:ascii="Helvetica" w:hAnsi="Helvetica"/>
          <w:b/>
          <w:bCs/>
        </w:rPr>
        <w:br w:type="page"/>
      </w:r>
    </w:p>
    <w:p w14:paraId="0126B156" w14:textId="77777777" w:rsidR="00AB7EBC" w:rsidRPr="00CC2F84" w:rsidRDefault="006B4661">
      <w:pPr>
        <w:pStyle w:val="BodyText"/>
        <w:rPr>
          <w:rFonts w:ascii="Helvetica" w:hAnsi="Helvetica"/>
        </w:rPr>
      </w:pPr>
      <w:r w:rsidRPr="00CC2F84">
        <w:rPr>
          <w:rFonts w:ascii="Helvetica" w:hAnsi="Helvetica"/>
          <w:b/>
          <w:bCs/>
        </w:rPr>
        <w:lastRenderedPageBreak/>
        <w:t>(A)</w:t>
      </w:r>
      <w:r w:rsidRPr="00CC2F84">
        <w:rPr>
          <w:rFonts w:ascii="Helvetica" w:hAnsi="Helvetica"/>
        </w:rPr>
        <w:t xml:space="preserve"> </w:t>
      </w:r>
      <w:r w:rsidRPr="00CC2F84">
        <w:rPr>
          <w:rFonts w:ascii="Helvetica" w:hAnsi="Helvetica"/>
          <w:noProof/>
        </w:rPr>
        <w:drawing>
          <wp:inline distT="0" distB="0" distL="0" distR="0" wp14:anchorId="03AA4E2E" wp14:editId="3785E9C4">
            <wp:extent cx="5334000" cy="2222500"/>
            <wp:effectExtent l="0" t="0" r="0" b="0"/>
            <wp:docPr id="127" name="Picture" descr="Sensitivity overview attack rate ratio"/>
            <wp:cNvGraphicFramePr/>
            <a:graphic xmlns:a="http://schemas.openxmlformats.org/drawingml/2006/main">
              <a:graphicData uri="http://schemas.openxmlformats.org/drawingml/2006/picture">
                <pic:pic xmlns:pic="http://schemas.openxmlformats.org/drawingml/2006/picture">
                  <pic:nvPicPr>
                    <pic:cNvPr id="128" name="Picture" descr="../../figures/sensitivity_overview_attack_rate_ratio.png"/>
                    <pic:cNvPicPr>
                      <a:picLocks noChangeAspect="1" noChangeArrowheads="1"/>
                    </pic:cNvPicPr>
                  </pic:nvPicPr>
                  <pic:blipFill>
                    <a:blip r:embed="rId89"/>
                    <a:stretch>
                      <a:fillRect/>
                    </a:stretch>
                  </pic:blipFill>
                  <pic:spPr bwMode="auto">
                    <a:xfrm>
                      <a:off x="0" y="0"/>
                      <a:ext cx="5334000" cy="2222500"/>
                    </a:xfrm>
                    <a:prstGeom prst="rect">
                      <a:avLst/>
                    </a:prstGeom>
                    <a:noFill/>
                    <a:ln w="9525">
                      <a:noFill/>
                      <a:headEnd/>
                      <a:tailEnd/>
                    </a:ln>
                  </pic:spPr>
                </pic:pic>
              </a:graphicData>
            </a:graphic>
          </wp:inline>
        </w:drawing>
      </w:r>
    </w:p>
    <w:p w14:paraId="446DD2DC" w14:textId="77777777" w:rsidR="00AB7EBC" w:rsidRPr="00CC2F84" w:rsidRDefault="006B4661">
      <w:pPr>
        <w:pStyle w:val="BodyText"/>
        <w:rPr>
          <w:rFonts w:ascii="Helvetica" w:hAnsi="Helvetica"/>
        </w:rPr>
      </w:pPr>
      <w:r w:rsidRPr="00CC2F84">
        <w:rPr>
          <w:rFonts w:ascii="Helvetica" w:hAnsi="Helvetica"/>
          <w:b/>
          <w:bCs/>
        </w:rPr>
        <w:t>(B)</w:t>
      </w:r>
      <w:r w:rsidRPr="00CC2F84">
        <w:rPr>
          <w:rFonts w:ascii="Helvetica" w:hAnsi="Helvetica"/>
        </w:rPr>
        <w:t xml:space="preserve"> </w:t>
      </w:r>
      <w:r w:rsidRPr="00CC2F84">
        <w:rPr>
          <w:rFonts w:ascii="Helvetica" w:hAnsi="Helvetica"/>
          <w:noProof/>
        </w:rPr>
        <w:drawing>
          <wp:inline distT="0" distB="0" distL="0" distR="0" wp14:anchorId="2765E0BE" wp14:editId="0A6B9904">
            <wp:extent cx="5334000" cy="2222500"/>
            <wp:effectExtent l="0" t="0" r="0" b="0"/>
            <wp:docPr id="130" name="Picture" descr="Sensitivity overview peak prevalence ratio"/>
            <wp:cNvGraphicFramePr/>
            <a:graphic xmlns:a="http://schemas.openxmlformats.org/drawingml/2006/main">
              <a:graphicData uri="http://schemas.openxmlformats.org/drawingml/2006/picture">
                <pic:pic xmlns:pic="http://schemas.openxmlformats.org/drawingml/2006/picture">
                  <pic:nvPicPr>
                    <pic:cNvPr id="131" name="Picture" descr="../../figures/sensitivity_overview_peak_prevalence_ratio.png"/>
                    <pic:cNvPicPr>
                      <a:picLocks noChangeAspect="1" noChangeArrowheads="1"/>
                    </pic:cNvPicPr>
                  </pic:nvPicPr>
                  <pic:blipFill>
                    <a:blip r:embed="rId90"/>
                    <a:stretch>
                      <a:fillRect/>
                    </a:stretch>
                  </pic:blipFill>
                  <pic:spPr bwMode="auto">
                    <a:xfrm>
                      <a:off x="0" y="0"/>
                      <a:ext cx="5334000" cy="2222500"/>
                    </a:xfrm>
                    <a:prstGeom prst="rect">
                      <a:avLst/>
                    </a:prstGeom>
                    <a:noFill/>
                    <a:ln w="9525">
                      <a:noFill/>
                      <a:headEnd/>
                      <a:tailEnd/>
                    </a:ln>
                  </pic:spPr>
                </pic:pic>
              </a:graphicData>
            </a:graphic>
          </wp:inline>
        </w:drawing>
      </w:r>
    </w:p>
    <w:p w14:paraId="443F189D" w14:textId="77777777" w:rsidR="00AB7EBC" w:rsidRPr="00CC2F84" w:rsidRDefault="006B4661">
      <w:pPr>
        <w:pStyle w:val="BodyText"/>
        <w:rPr>
          <w:rFonts w:ascii="Helvetica" w:hAnsi="Helvetica"/>
        </w:rPr>
      </w:pPr>
      <w:r w:rsidRPr="00CC2F84">
        <w:rPr>
          <w:rFonts w:ascii="Helvetica" w:hAnsi="Helvetica"/>
          <w:b/>
          <w:bCs/>
        </w:rPr>
        <w:t>(C)</w:t>
      </w:r>
      <w:r w:rsidRPr="00CC2F84">
        <w:rPr>
          <w:rFonts w:ascii="Helvetica" w:hAnsi="Helvetica"/>
        </w:rPr>
        <w:t xml:space="preserve"> </w:t>
      </w:r>
      <w:r w:rsidRPr="00CC2F84">
        <w:rPr>
          <w:rFonts w:ascii="Helvetica" w:hAnsi="Helvetica"/>
          <w:noProof/>
        </w:rPr>
        <w:drawing>
          <wp:inline distT="0" distB="0" distL="0" distR="0" wp14:anchorId="5CD9E693" wp14:editId="2E6F711E">
            <wp:extent cx="5334000" cy="2222500"/>
            <wp:effectExtent l="0" t="0" r="0" b="0"/>
            <wp:docPr id="133" name="Picture" descr="Sensitivity overview peak timing"/>
            <wp:cNvGraphicFramePr/>
            <a:graphic xmlns:a="http://schemas.openxmlformats.org/drawingml/2006/main">
              <a:graphicData uri="http://schemas.openxmlformats.org/drawingml/2006/picture">
                <pic:pic xmlns:pic="http://schemas.openxmlformats.org/drawingml/2006/picture">
                  <pic:nvPicPr>
                    <pic:cNvPr id="134" name="Picture" descr="../../figures/sensitivity_overview_peaktiming.png"/>
                    <pic:cNvPicPr>
                      <a:picLocks noChangeAspect="1" noChangeArrowheads="1"/>
                    </pic:cNvPicPr>
                  </pic:nvPicPr>
                  <pic:blipFill>
                    <a:blip r:embed="rId91"/>
                    <a:stretch>
                      <a:fillRect/>
                    </a:stretch>
                  </pic:blipFill>
                  <pic:spPr bwMode="auto">
                    <a:xfrm>
                      <a:off x="0" y="0"/>
                      <a:ext cx="5334000" cy="2222500"/>
                    </a:xfrm>
                    <a:prstGeom prst="rect">
                      <a:avLst/>
                    </a:prstGeom>
                    <a:noFill/>
                    <a:ln w="9525">
                      <a:noFill/>
                      <a:headEnd/>
                      <a:tailEnd/>
                    </a:ln>
                  </pic:spPr>
                </pic:pic>
              </a:graphicData>
            </a:graphic>
          </wp:inline>
        </w:drawing>
      </w:r>
    </w:p>
    <w:p w14:paraId="43A02A68" w14:textId="77777777" w:rsidR="00AB7EBC" w:rsidRPr="00CC2F84" w:rsidRDefault="006B4661">
      <w:pPr>
        <w:pStyle w:val="BodyText"/>
        <w:rPr>
          <w:rFonts w:ascii="Helvetica" w:hAnsi="Helvetica"/>
        </w:rPr>
      </w:pPr>
      <w:r w:rsidRPr="00CC2F84">
        <w:rPr>
          <w:rFonts w:ascii="Helvetica" w:hAnsi="Helvetica"/>
          <w:b/>
          <w:bCs/>
        </w:rPr>
        <w:lastRenderedPageBreak/>
        <w:t>(D)</w:t>
      </w:r>
      <w:r w:rsidRPr="00CC2F84">
        <w:rPr>
          <w:rFonts w:ascii="Helvetica" w:hAnsi="Helvetica"/>
        </w:rPr>
        <w:t xml:space="preserve"> </w:t>
      </w:r>
      <w:r w:rsidRPr="00CC2F84">
        <w:rPr>
          <w:rFonts w:ascii="Helvetica" w:hAnsi="Helvetica"/>
          <w:noProof/>
        </w:rPr>
        <w:drawing>
          <wp:inline distT="0" distB="0" distL="0" distR="0" wp14:anchorId="04534BF7" wp14:editId="0A9601D3">
            <wp:extent cx="5334000" cy="2222500"/>
            <wp:effectExtent l="0" t="0" r="0" b="0"/>
            <wp:docPr id="136" name="Picture" descr="Sensitivity overview max relative infection"/>
            <wp:cNvGraphicFramePr/>
            <a:graphic xmlns:a="http://schemas.openxmlformats.org/drawingml/2006/main">
              <a:graphicData uri="http://schemas.openxmlformats.org/drawingml/2006/picture">
                <pic:pic xmlns:pic="http://schemas.openxmlformats.org/drawingml/2006/picture">
                  <pic:nvPicPr>
                    <pic:cNvPr id="137" name="Picture" descr="../../figures/sensitivity_overview_max_relative_infection.png"/>
                    <pic:cNvPicPr>
                      <a:picLocks noChangeAspect="1" noChangeArrowheads="1"/>
                    </pic:cNvPicPr>
                  </pic:nvPicPr>
                  <pic:blipFill>
                    <a:blip r:embed="rId92"/>
                    <a:stretch>
                      <a:fillRect/>
                    </a:stretch>
                  </pic:blipFill>
                  <pic:spPr bwMode="auto">
                    <a:xfrm>
                      <a:off x="0" y="0"/>
                      <a:ext cx="5334000" cy="2222500"/>
                    </a:xfrm>
                    <a:prstGeom prst="rect">
                      <a:avLst/>
                    </a:prstGeom>
                    <a:noFill/>
                    <a:ln w="9525">
                      <a:noFill/>
                      <a:headEnd/>
                      <a:tailEnd/>
                    </a:ln>
                  </pic:spPr>
                </pic:pic>
              </a:graphicData>
            </a:graphic>
          </wp:inline>
        </w:drawing>
      </w:r>
    </w:p>
    <w:p w14:paraId="6D32EEEE" w14:textId="77777777" w:rsidR="003C64F0" w:rsidRPr="00CC2F84" w:rsidRDefault="003C64F0" w:rsidP="00CC2F84">
      <w:pPr>
        <w:pStyle w:val="BodyText"/>
        <w:jc w:val="both"/>
        <w:rPr>
          <w:rFonts w:ascii="Helvetica" w:hAnsi="Helvetica"/>
          <w:sz w:val="20"/>
          <w:szCs w:val="20"/>
        </w:rPr>
      </w:pPr>
      <w:r w:rsidRPr="00CC2F84">
        <w:rPr>
          <w:rFonts w:ascii="Helvetica" w:hAnsi="Helvetica"/>
          <w:b/>
          <w:bCs/>
          <w:sz w:val="20"/>
          <w:szCs w:val="20"/>
        </w:rPr>
        <w:t>Figure S4. Sensitivity of epidemic summary statistics to key parameters.</w:t>
      </w:r>
      <w:r w:rsidRPr="00CC2F84">
        <w:rPr>
          <w:rFonts w:ascii="Helvetica" w:hAnsi="Helvetica"/>
          <w:sz w:val="20"/>
          <w:szCs w:val="20"/>
        </w:rPr>
        <w:t xml:space="preserve"> Panels depict the impact of the basic reproduction number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0</m:t>
            </m:r>
          </m:sub>
        </m:sSub>
      </m:oMath>
      <w:r w:rsidRPr="00CC2F84">
        <w:rPr>
          <w:rFonts w:ascii="Helvetica" w:hAnsi="Helvetica"/>
          <w:sz w:val="20"/>
          <w:szCs w:val="20"/>
        </w:rPr>
        <w:t>), assortativity (</w:t>
      </w:r>
      <m:oMath>
        <m:r>
          <w:rPr>
            <w:rFonts w:ascii="Cambria Math" w:hAnsi="Cambria Math"/>
            <w:sz w:val="20"/>
            <w:szCs w:val="20"/>
          </w:rPr>
          <m:t>η</m:t>
        </m:r>
      </m:oMath>
      <w:r w:rsidRPr="00CC2F84">
        <w:rPr>
          <w:rFonts w:ascii="Helvetica" w:hAnsi="Helvetica"/>
          <w:sz w:val="20"/>
          <w:szCs w:val="20"/>
        </w:rPr>
        <w:t>), secondary attack rate (SAR) in crowded households, and fold-difference in crowding rates between households of size 2 and households of size 7+ (</w:t>
      </w:r>
      <m:oMath>
        <m:r>
          <w:rPr>
            <w:rFonts w:ascii="Cambria Math" w:hAnsi="Cambria Math"/>
            <w:sz w:val="20"/>
            <w:szCs w:val="20"/>
          </w:rPr>
          <m:t>d</m:t>
        </m:r>
      </m:oMath>
      <w:r w:rsidRPr="00CC2F84">
        <w:rPr>
          <w:rFonts w:ascii="Helvetica" w:hAnsi="Helvetica"/>
          <w:sz w:val="20"/>
          <w:szCs w:val="20"/>
        </w:rPr>
        <w:t>) on (A) the ratio of final sizes, (B) the ratio of peak sizes, (C) the time difference between peaks, and (D) the maximum prevalence ratio between agricultural workers and the general community. All parameter values are held at their baseline values (</w:t>
      </w:r>
      <w:r w:rsidRPr="00CC2F84">
        <w:rPr>
          <w:rFonts w:ascii="Helvetica" w:hAnsi="Helvetica"/>
          <w:b/>
          <w:bCs/>
          <w:sz w:val="20"/>
          <w:szCs w:val="20"/>
        </w:rPr>
        <w:t>Supplementary Table S2</w:t>
      </w:r>
      <w:r w:rsidRPr="00CC2F84">
        <w:rPr>
          <w:rFonts w:ascii="Helvetica" w:hAnsi="Helvetica"/>
          <w:sz w:val="20"/>
          <w:szCs w:val="20"/>
        </w:rPr>
        <w:t>) except for the one being varied in the panel. Colors represent the various NAWS regions. Dashed horizontal lines mark the value indicating “no difference”.</w:t>
      </w:r>
    </w:p>
    <w:p w14:paraId="348BAB2F" w14:textId="56051DE4" w:rsidR="003C64F0" w:rsidRPr="00CC2F84" w:rsidRDefault="003C64F0">
      <w:pPr>
        <w:rPr>
          <w:rFonts w:ascii="Helvetica" w:hAnsi="Helvetica"/>
        </w:rPr>
      </w:pPr>
      <w:r w:rsidRPr="00CC2F84">
        <w:rPr>
          <w:rFonts w:ascii="Helvetica" w:hAnsi="Helvetica"/>
        </w:rPr>
        <w:br w:type="page"/>
      </w:r>
    </w:p>
    <w:p w14:paraId="5C623F2A" w14:textId="77777777" w:rsidR="00AB7EBC" w:rsidRPr="00CC2F84" w:rsidRDefault="006B4661">
      <w:pPr>
        <w:pStyle w:val="CaptionedFigure"/>
        <w:rPr>
          <w:rFonts w:ascii="Helvetica" w:hAnsi="Helvetica"/>
        </w:rPr>
      </w:pPr>
      <w:commentRangeStart w:id="105"/>
      <w:commentRangeStart w:id="106"/>
      <w:r w:rsidRPr="00CC2F84">
        <w:rPr>
          <w:rFonts w:ascii="Helvetica" w:hAnsi="Helvetica"/>
          <w:noProof/>
        </w:rPr>
        <w:lastRenderedPageBreak/>
        <w:drawing>
          <wp:inline distT="0" distB="0" distL="0" distR="0" wp14:anchorId="37D0ACE2" wp14:editId="5B851A8A">
            <wp:extent cx="5334000" cy="3556000"/>
            <wp:effectExtent l="0" t="0" r="0" b="0"/>
            <wp:docPr id="139" name="Picture" descr="Sensitivity R0 cumulative"/>
            <wp:cNvGraphicFramePr/>
            <a:graphic xmlns:a="http://schemas.openxmlformats.org/drawingml/2006/main">
              <a:graphicData uri="http://schemas.openxmlformats.org/drawingml/2006/picture">
                <pic:pic xmlns:pic="http://schemas.openxmlformats.org/drawingml/2006/picture">
                  <pic:nvPicPr>
                    <pic:cNvPr id="140" name="Picture" descr="../../figures/sensitivity_r0_cumulative_all_regions.png"/>
                    <pic:cNvPicPr>
                      <a:picLocks noChangeAspect="1" noChangeArrowheads="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commentRangeEnd w:id="105"/>
      <w:r w:rsidR="00320FD3" w:rsidRPr="00CC2F84">
        <w:rPr>
          <w:rStyle w:val="CommentReference"/>
          <w:rFonts w:ascii="Helvetica" w:hAnsi="Helvetica"/>
          <w:sz w:val="24"/>
          <w:szCs w:val="24"/>
        </w:rPr>
        <w:commentReference w:id="105"/>
      </w:r>
      <w:commentRangeEnd w:id="106"/>
      <w:r w:rsidRPr="00CC2F84">
        <w:rPr>
          <w:rStyle w:val="CommentReference"/>
          <w:rFonts w:ascii="Helvetica" w:hAnsi="Helvetica"/>
          <w:sz w:val="24"/>
          <w:szCs w:val="24"/>
        </w:rPr>
        <w:commentReference w:id="106"/>
      </w:r>
    </w:p>
    <w:p w14:paraId="2ADC5EDA" w14:textId="77777777" w:rsidR="003C64F0" w:rsidRPr="00CC2F84" w:rsidRDefault="003C64F0" w:rsidP="00CC2F84">
      <w:pPr>
        <w:pStyle w:val="BodyText"/>
        <w:jc w:val="both"/>
        <w:rPr>
          <w:rFonts w:ascii="Helvetica" w:hAnsi="Helvetica"/>
          <w:sz w:val="20"/>
          <w:szCs w:val="20"/>
        </w:rPr>
      </w:pPr>
      <w:r w:rsidRPr="00CC2F84">
        <w:rPr>
          <w:rFonts w:ascii="Helvetica" w:hAnsi="Helvetica"/>
          <w:b/>
          <w:bCs/>
          <w:sz w:val="20"/>
          <w:szCs w:val="20"/>
        </w:rPr>
        <w:t>Figure S5. Impact of the basic reproduction number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0</m:t>
            </m:r>
          </m:sub>
        </m:sSub>
      </m:oMath>
      <w:r w:rsidRPr="00CC2F84">
        <w:rPr>
          <w:rFonts w:ascii="Helvetica" w:hAnsi="Helvetica"/>
          <w:b/>
          <w:bCs/>
          <w:sz w:val="20"/>
          <w:szCs w:val="20"/>
        </w:rPr>
        <w:t>) 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0</m:t>
            </m:r>
          </m:sub>
        </m:sSub>
      </m:oMath>
      <w:r w:rsidRPr="00CC2F84">
        <w:rPr>
          <w:rFonts w:ascii="Helvetica" w:hAnsi="Helvetica"/>
          <w:sz w:val="20"/>
          <w:szCs w:val="20"/>
        </w:rPr>
        <w:t xml:space="preserve"> values (colors). All other parameter values are held at baseline (</w:t>
      </w:r>
      <w:r w:rsidRPr="00CC2F84">
        <w:rPr>
          <w:rFonts w:ascii="Helvetica" w:hAnsi="Helvetica"/>
          <w:b/>
          <w:bCs/>
          <w:sz w:val="20"/>
          <w:szCs w:val="20"/>
        </w:rPr>
        <w:t>Supplementary Table S2</w:t>
      </w:r>
      <w:r w:rsidRPr="00CC2F84">
        <w:rPr>
          <w:rFonts w:ascii="Helvetica" w:hAnsi="Helvetica"/>
          <w:sz w:val="20"/>
          <w:szCs w:val="20"/>
        </w:rPr>
        <w:t>).</w:t>
      </w:r>
    </w:p>
    <w:p w14:paraId="6ED70E60" w14:textId="77777777" w:rsidR="00AB7EBC" w:rsidRPr="00CC2F84" w:rsidRDefault="006B4661">
      <w:pPr>
        <w:pStyle w:val="CaptionedFigure"/>
        <w:rPr>
          <w:rFonts w:ascii="Helvetica" w:hAnsi="Helvetica"/>
        </w:rPr>
      </w:pPr>
      <w:r w:rsidRPr="00CC2F84">
        <w:rPr>
          <w:rFonts w:ascii="Helvetica" w:hAnsi="Helvetica"/>
          <w:noProof/>
        </w:rPr>
        <w:lastRenderedPageBreak/>
        <w:drawing>
          <wp:inline distT="0" distB="0" distL="0" distR="0" wp14:anchorId="1C580211" wp14:editId="77540929">
            <wp:extent cx="5334000" cy="3556000"/>
            <wp:effectExtent l="0" t="0" r="0" b="0"/>
            <wp:docPr id="142" name="Picture" descr="Sensitivity eps cumulative"/>
            <wp:cNvGraphicFramePr/>
            <a:graphic xmlns:a="http://schemas.openxmlformats.org/drawingml/2006/main">
              <a:graphicData uri="http://schemas.openxmlformats.org/drawingml/2006/picture">
                <pic:pic xmlns:pic="http://schemas.openxmlformats.org/drawingml/2006/picture">
                  <pic:nvPicPr>
                    <pic:cNvPr id="143" name="Picture" descr="../../figures/sensitivity_eps_cumulative_all_regions.png"/>
                    <pic:cNvPicPr>
                      <a:picLocks noChangeAspect="1" noChangeArrowheads="1"/>
                    </pic:cNvPicPr>
                  </pic:nvPicPr>
                  <pic:blipFill>
                    <a:blip r:embed="rId94"/>
                    <a:stretch>
                      <a:fillRect/>
                    </a:stretch>
                  </pic:blipFill>
                  <pic:spPr bwMode="auto">
                    <a:xfrm>
                      <a:off x="0" y="0"/>
                      <a:ext cx="5334000" cy="3556000"/>
                    </a:xfrm>
                    <a:prstGeom prst="rect">
                      <a:avLst/>
                    </a:prstGeom>
                    <a:noFill/>
                    <a:ln w="9525">
                      <a:noFill/>
                      <a:headEnd/>
                      <a:tailEnd/>
                    </a:ln>
                  </pic:spPr>
                </pic:pic>
              </a:graphicData>
            </a:graphic>
          </wp:inline>
        </w:drawing>
      </w:r>
    </w:p>
    <w:p w14:paraId="4C0DAA18" w14:textId="77777777" w:rsidR="003C64F0" w:rsidRPr="00CC2F84" w:rsidRDefault="003C64F0" w:rsidP="00CC2F84">
      <w:pPr>
        <w:pStyle w:val="BodyText"/>
        <w:jc w:val="both"/>
        <w:rPr>
          <w:rFonts w:ascii="Helvetica" w:hAnsi="Helvetica"/>
          <w:sz w:val="20"/>
          <w:szCs w:val="20"/>
        </w:rPr>
      </w:pPr>
      <w:r w:rsidRPr="00CC2F84">
        <w:rPr>
          <w:rFonts w:ascii="Helvetica" w:hAnsi="Helvetica"/>
          <w:b/>
          <w:bCs/>
          <w:sz w:val="20"/>
          <w:szCs w:val="20"/>
        </w:rPr>
        <w:t>Figure S6. Impact of assortativity (</w:t>
      </w:r>
      <m:oMath>
        <m:r>
          <w:rPr>
            <w:rFonts w:ascii="Cambria Math" w:hAnsi="Cambria Math"/>
            <w:sz w:val="20"/>
            <w:szCs w:val="20"/>
          </w:rPr>
          <m:t>η</m:t>
        </m:r>
      </m:oMath>
      <w:r w:rsidRPr="00CC2F84">
        <w:rPr>
          <w:rFonts w:ascii="Helvetica" w:hAnsi="Helvetica"/>
          <w:b/>
          <w:bCs/>
          <w:sz w:val="20"/>
          <w:szCs w:val="20"/>
        </w:rPr>
        <w:t>) 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values of the assortativity parameter </w:t>
      </w:r>
      <m:oMath>
        <m:r>
          <w:rPr>
            <w:rFonts w:ascii="Cambria Math" w:hAnsi="Cambria Math"/>
            <w:sz w:val="20"/>
            <w:szCs w:val="20"/>
          </w:rPr>
          <m:t>η</m:t>
        </m:r>
      </m:oMath>
      <w:r w:rsidRPr="00CC2F84">
        <w:rPr>
          <w:rFonts w:ascii="Helvetica" w:hAnsi="Helvetica"/>
          <w:sz w:val="20"/>
          <w:szCs w:val="20"/>
        </w:rPr>
        <w:t xml:space="preserve"> (colors), where larger </w:t>
      </w:r>
      <m:oMath>
        <m:r>
          <w:rPr>
            <w:rFonts w:ascii="Cambria Math" w:hAnsi="Cambria Math"/>
            <w:sz w:val="20"/>
            <w:szCs w:val="20"/>
          </w:rPr>
          <m:t>η</m:t>
        </m:r>
      </m:oMath>
      <w:r w:rsidRPr="00CC2F84">
        <w:rPr>
          <w:rFonts w:ascii="Helvetica" w:hAnsi="Helvetica"/>
          <w:sz w:val="20"/>
          <w:szCs w:val="20"/>
        </w:rPr>
        <w:t xml:space="preserve"> corresponds to more within-group mixing. All other parameter values are held at baseline (</w:t>
      </w:r>
      <w:r w:rsidRPr="00CC2F84">
        <w:rPr>
          <w:rFonts w:ascii="Helvetica" w:hAnsi="Helvetica"/>
          <w:b/>
          <w:bCs/>
          <w:sz w:val="20"/>
          <w:szCs w:val="20"/>
        </w:rPr>
        <w:t>Supplementary Table S2</w:t>
      </w:r>
      <w:r w:rsidRPr="00CC2F84">
        <w:rPr>
          <w:rFonts w:ascii="Helvetica" w:hAnsi="Helvetica"/>
          <w:sz w:val="20"/>
          <w:szCs w:val="20"/>
        </w:rPr>
        <w:t>).</w:t>
      </w:r>
    </w:p>
    <w:p w14:paraId="5DE7B8E5" w14:textId="77777777" w:rsidR="00AB7EBC" w:rsidRPr="00CC2F84" w:rsidRDefault="006B4661">
      <w:pPr>
        <w:pStyle w:val="CaptionedFigure"/>
        <w:rPr>
          <w:rFonts w:ascii="Helvetica" w:hAnsi="Helvetica"/>
        </w:rPr>
      </w:pPr>
      <w:r w:rsidRPr="00CC2F84">
        <w:rPr>
          <w:rFonts w:ascii="Helvetica" w:hAnsi="Helvetica"/>
          <w:noProof/>
        </w:rPr>
        <w:lastRenderedPageBreak/>
        <w:drawing>
          <wp:inline distT="0" distB="0" distL="0" distR="0" wp14:anchorId="6DF05291" wp14:editId="379C7B70">
            <wp:extent cx="5334000" cy="3556000"/>
            <wp:effectExtent l="0" t="0" r="0" b="0"/>
            <wp:docPr id="145" name="Picture" descr="Sensitivity SAR cumulative"/>
            <wp:cNvGraphicFramePr/>
            <a:graphic xmlns:a="http://schemas.openxmlformats.org/drawingml/2006/main">
              <a:graphicData uri="http://schemas.openxmlformats.org/drawingml/2006/picture">
                <pic:pic xmlns:pic="http://schemas.openxmlformats.org/drawingml/2006/picture">
                  <pic:nvPicPr>
                    <pic:cNvPr id="146" name="Picture" descr="../../figures/sensitivity_sar_cumulative_all_regions.png"/>
                    <pic:cNvPicPr>
                      <a:picLocks noChangeAspect="1" noChangeArrowheads="1"/>
                    </pic:cNvPicPr>
                  </pic:nvPicPr>
                  <pic:blipFill>
                    <a:blip r:embed="rId95"/>
                    <a:stretch>
                      <a:fillRect/>
                    </a:stretch>
                  </pic:blipFill>
                  <pic:spPr bwMode="auto">
                    <a:xfrm>
                      <a:off x="0" y="0"/>
                      <a:ext cx="5334000" cy="3556000"/>
                    </a:xfrm>
                    <a:prstGeom prst="rect">
                      <a:avLst/>
                    </a:prstGeom>
                    <a:noFill/>
                    <a:ln w="9525">
                      <a:noFill/>
                      <a:headEnd/>
                      <a:tailEnd/>
                    </a:ln>
                  </pic:spPr>
                </pic:pic>
              </a:graphicData>
            </a:graphic>
          </wp:inline>
        </w:drawing>
      </w:r>
    </w:p>
    <w:p w14:paraId="1F9881AD" w14:textId="77777777" w:rsidR="003C64F0" w:rsidRPr="00CC2F84" w:rsidRDefault="003C64F0" w:rsidP="00CC2F84">
      <w:pPr>
        <w:pStyle w:val="BodyText"/>
        <w:jc w:val="both"/>
        <w:rPr>
          <w:rFonts w:ascii="Helvetica" w:hAnsi="Helvetica"/>
          <w:sz w:val="20"/>
          <w:szCs w:val="20"/>
        </w:rPr>
      </w:pPr>
      <w:r w:rsidRPr="00CC2F84">
        <w:rPr>
          <w:rFonts w:ascii="Helvetica" w:hAnsi="Helvetica"/>
          <w:b/>
          <w:bCs/>
          <w:sz w:val="20"/>
          <w:szCs w:val="20"/>
        </w:rPr>
        <w:t>Figure S7. Impact of the secondary attack rate (SAR) in crowded households 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values of the secondary attack rate (SAR) in crowded households. All other parameter values are held at baseline; note that the SAR in uncrowded households was held fixed at 0.2. (</w:t>
      </w:r>
      <w:r w:rsidRPr="00CC2F84">
        <w:rPr>
          <w:rFonts w:ascii="Helvetica" w:hAnsi="Helvetica"/>
          <w:b/>
          <w:bCs/>
          <w:sz w:val="20"/>
          <w:szCs w:val="20"/>
        </w:rPr>
        <w:t>Supplementary Table S2</w:t>
      </w:r>
      <w:r w:rsidRPr="00CC2F84">
        <w:rPr>
          <w:rFonts w:ascii="Helvetica" w:hAnsi="Helvetica"/>
          <w:sz w:val="20"/>
          <w:szCs w:val="20"/>
        </w:rPr>
        <w:t>).</w:t>
      </w:r>
    </w:p>
    <w:p w14:paraId="2C8CC5C4" w14:textId="77777777" w:rsidR="00AB7EBC" w:rsidRPr="00CC2F84" w:rsidRDefault="006B4661">
      <w:pPr>
        <w:pStyle w:val="CaptionedFigure"/>
        <w:rPr>
          <w:rFonts w:ascii="Helvetica" w:hAnsi="Helvetica"/>
        </w:rPr>
      </w:pPr>
      <w:r w:rsidRPr="00CC2F84">
        <w:rPr>
          <w:rFonts w:ascii="Helvetica" w:hAnsi="Helvetica"/>
          <w:noProof/>
        </w:rPr>
        <w:lastRenderedPageBreak/>
        <w:drawing>
          <wp:inline distT="0" distB="0" distL="0" distR="0" wp14:anchorId="09384DC9" wp14:editId="500CC02E">
            <wp:extent cx="5334000" cy="3556000"/>
            <wp:effectExtent l="0" t="0" r="0" b="0"/>
            <wp:docPr id="148" name="Picture" descr="Sensitivity fold cumulative"/>
            <wp:cNvGraphicFramePr/>
            <a:graphic xmlns:a="http://schemas.openxmlformats.org/drawingml/2006/main">
              <a:graphicData uri="http://schemas.openxmlformats.org/drawingml/2006/picture">
                <pic:pic xmlns:pic="http://schemas.openxmlformats.org/drawingml/2006/picture">
                  <pic:nvPicPr>
                    <pic:cNvPr id="149" name="Picture" descr="../../figures/sensitivity_fold_cumulative_all_regions.png"/>
                    <pic:cNvPicPr>
                      <a:picLocks noChangeAspect="1" noChangeArrowheads="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14:paraId="2E899272" w14:textId="77777777" w:rsidR="003C64F0" w:rsidRPr="00CC2F84" w:rsidRDefault="003C64F0" w:rsidP="00CC2F84">
      <w:pPr>
        <w:pStyle w:val="BodyText"/>
        <w:jc w:val="both"/>
        <w:rPr>
          <w:rFonts w:ascii="Helvetica" w:hAnsi="Helvetica"/>
          <w:sz w:val="20"/>
          <w:szCs w:val="20"/>
        </w:rPr>
      </w:pPr>
      <w:r w:rsidRPr="00CC2F84">
        <w:rPr>
          <w:rFonts w:ascii="Helvetica" w:hAnsi="Helvetica"/>
          <w:b/>
          <w:bCs/>
          <w:sz w:val="20"/>
          <w:szCs w:val="20"/>
        </w:rPr>
        <w:t xml:space="preserve">Figure S8. Impact of the crowding fold difference parameter </w:t>
      </w:r>
      <m:oMath>
        <m:r>
          <w:rPr>
            <w:rFonts w:ascii="Cambria Math" w:hAnsi="Cambria Math"/>
            <w:sz w:val="20"/>
            <w:szCs w:val="20"/>
          </w:rPr>
          <m:t>d</m:t>
        </m:r>
      </m:oMath>
      <w:r w:rsidRPr="00CC2F84">
        <w:rPr>
          <w:rFonts w:ascii="Helvetica" w:hAnsi="Helvetica"/>
          <w:b/>
          <w:bCs/>
          <w:sz w:val="20"/>
          <w:szCs w:val="20"/>
        </w:rPr>
        <w:t xml:space="preserve"> on cumulative infections among agricultural workers and the general community.</w:t>
      </w:r>
      <w:r w:rsidRPr="00CC2F84">
        <w:rPr>
          <w:rFonts w:ascii="Helvetica" w:hAnsi="Helvetica"/>
          <w:sz w:val="20"/>
          <w:szCs w:val="20"/>
        </w:rPr>
        <w:t xml:space="preserve"> Panels depict the simulated cumulative infections over time for agricultural workers (solid lines) and the general community (dashed lines) in each of the six NAWS regions across different values of the crowding fold-difference parameter </w:t>
      </w:r>
      <m:oMath>
        <m:r>
          <w:rPr>
            <w:rFonts w:ascii="Cambria Math" w:hAnsi="Cambria Math"/>
            <w:sz w:val="20"/>
            <w:szCs w:val="20"/>
          </w:rPr>
          <m:t>d</m:t>
        </m:r>
      </m:oMath>
      <w:r w:rsidRPr="00CC2F84">
        <w:rPr>
          <w:rFonts w:ascii="Helvetica" w:hAnsi="Helvetica"/>
          <w:sz w:val="20"/>
          <w:szCs w:val="20"/>
        </w:rPr>
        <w:t xml:space="preserve"> (colors), which represents how much more likely a household of size 7+ is to be crowded than a household of size 2. All other parameter values are held at baseline (</w:t>
      </w:r>
      <w:r w:rsidRPr="00CC2F84">
        <w:rPr>
          <w:rFonts w:ascii="Helvetica" w:hAnsi="Helvetica"/>
          <w:b/>
          <w:bCs/>
          <w:sz w:val="20"/>
          <w:szCs w:val="20"/>
        </w:rPr>
        <w:t>Supplementary Table S2</w:t>
      </w:r>
      <w:r w:rsidRPr="00CC2F84">
        <w:rPr>
          <w:rFonts w:ascii="Helvetica" w:hAnsi="Helvetica"/>
          <w:sz w:val="20"/>
          <w:szCs w:val="20"/>
        </w:rPr>
        <w:t>).</w:t>
      </w:r>
    </w:p>
    <w:p w14:paraId="4E5FBF6D" w14:textId="77777777" w:rsidR="00AB7EBC" w:rsidRPr="00CC2F84" w:rsidRDefault="006B4661">
      <w:pPr>
        <w:pStyle w:val="BodyText"/>
        <w:rPr>
          <w:rFonts w:ascii="Helvetica" w:hAnsi="Helvetica"/>
        </w:rPr>
      </w:pPr>
      <w:r w:rsidRPr="00CC2F84">
        <w:rPr>
          <w:rFonts w:ascii="Helvetica" w:hAnsi="Helvetica"/>
          <w:b/>
          <w:bCs/>
        </w:rPr>
        <w:lastRenderedPageBreak/>
        <w:t>(A)</w:t>
      </w:r>
      <w:r w:rsidRPr="00CC2F84">
        <w:rPr>
          <w:rFonts w:ascii="Helvetica" w:hAnsi="Helvetica"/>
        </w:rPr>
        <w:t xml:space="preserve"> </w:t>
      </w:r>
      <w:r w:rsidRPr="00CC2F84">
        <w:rPr>
          <w:rFonts w:ascii="Helvetica" w:hAnsi="Helvetica"/>
          <w:noProof/>
        </w:rPr>
        <w:drawing>
          <wp:inline distT="0" distB="0" distL="0" distR="0" wp14:anchorId="14358C57" wp14:editId="6555A119">
            <wp:extent cx="5334000" cy="3556000"/>
            <wp:effectExtent l="0" t="0" r="0" b="0"/>
            <wp:docPr id="151" name="Picture" descr="Epidemic multiplicative"/>
            <wp:cNvGraphicFramePr/>
            <a:graphic xmlns:a="http://schemas.openxmlformats.org/drawingml/2006/main">
              <a:graphicData uri="http://schemas.openxmlformats.org/drawingml/2006/picture">
                <pic:pic xmlns:pic="http://schemas.openxmlformats.org/drawingml/2006/picture">
                  <pic:nvPicPr>
                    <pic:cNvPr id="152" name="Picture" descr="../../figures/main_overlay_multiplicative.png"/>
                    <pic:cNvPicPr>
                      <a:picLocks noChangeAspect="1" noChangeArrowheads="1"/>
                    </pic:cNvPicPr>
                  </pic:nvPicPr>
                  <pic:blipFill>
                    <a:blip r:embed="rId97"/>
                    <a:stretch>
                      <a:fillRect/>
                    </a:stretch>
                  </pic:blipFill>
                  <pic:spPr bwMode="auto">
                    <a:xfrm>
                      <a:off x="0" y="0"/>
                      <a:ext cx="5334000" cy="3556000"/>
                    </a:xfrm>
                    <a:prstGeom prst="rect">
                      <a:avLst/>
                    </a:prstGeom>
                    <a:noFill/>
                    <a:ln w="9525">
                      <a:noFill/>
                      <a:headEnd/>
                      <a:tailEnd/>
                    </a:ln>
                  </pic:spPr>
                </pic:pic>
              </a:graphicData>
            </a:graphic>
          </wp:inline>
        </w:drawing>
      </w:r>
    </w:p>
    <w:p w14:paraId="4A3F92BC" w14:textId="77777777" w:rsidR="00AB7EBC" w:rsidRPr="00CC2F84" w:rsidRDefault="006B4661">
      <w:pPr>
        <w:pStyle w:val="BodyText"/>
        <w:rPr>
          <w:rFonts w:ascii="Helvetica" w:hAnsi="Helvetica"/>
        </w:rPr>
      </w:pPr>
      <w:r w:rsidRPr="00CC2F84">
        <w:rPr>
          <w:rFonts w:ascii="Helvetica" w:hAnsi="Helvetica"/>
          <w:b/>
          <w:bCs/>
        </w:rPr>
        <w:t>(B)</w:t>
      </w:r>
      <w:r w:rsidRPr="00CC2F84">
        <w:rPr>
          <w:rFonts w:ascii="Helvetica" w:hAnsi="Helvetica"/>
        </w:rPr>
        <w:t xml:space="preserve"> </w:t>
      </w:r>
      <w:r w:rsidRPr="00CC2F84">
        <w:rPr>
          <w:rFonts w:ascii="Helvetica" w:hAnsi="Helvetica"/>
          <w:noProof/>
        </w:rPr>
        <w:drawing>
          <wp:inline distT="0" distB="0" distL="0" distR="0" wp14:anchorId="21121E77" wp14:editId="4F2781AA">
            <wp:extent cx="5334000" cy="3556000"/>
            <wp:effectExtent l="0" t="0" r="0" b="0"/>
            <wp:docPr id="154" name="Picture" descr="Cumulative infections multiplicative"/>
            <wp:cNvGraphicFramePr/>
            <a:graphic xmlns:a="http://schemas.openxmlformats.org/drawingml/2006/main">
              <a:graphicData uri="http://schemas.openxmlformats.org/drawingml/2006/picture">
                <pic:pic xmlns:pic="http://schemas.openxmlformats.org/drawingml/2006/picture">
                  <pic:nvPicPr>
                    <pic:cNvPr id="155" name="Picture" descr="../../figures/main_cumulative_multiplicative.png"/>
                    <pic:cNvPicPr>
                      <a:picLocks noChangeAspect="1" noChangeArrowheads="1"/>
                    </pic:cNvPicPr>
                  </pic:nvPicPr>
                  <pic:blipFill>
                    <a:blip r:embed="rId98"/>
                    <a:stretch>
                      <a:fillRect/>
                    </a:stretch>
                  </pic:blipFill>
                  <pic:spPr bwMode="auto">
                    <a:xfrm>
                      <a:off x="0" y="0"/>
                      <a:ext cx="5334000" cy="3556000"/>
                    </a:xfrm>
                    <a:prstGeom prst="rect">
                      <a:avLst/>
                    </a:prstGeom>
                    <a:noFill/>
                    <a:ln w="9525">
                      <a:noFill/>
                      <a:headEnd/>
                      <a:tailEnd/>
                    </a:ln>
                  </pic:spPr>
                </pic:pic>
              </a:graphicData>
            </a:graphic>
          </wp:inline>
        </w:drawing>
      </w:r>
    </w:p>
    <w:p w14:paraId="03ED23D9" w14:textId="77777777" w:rsidR="00AB7EBC" w:rsidRPr="00CC2F84" w:rsidRDefault="006B4661">
      <w:pPr>
        <w:pStyle w:val="BodyText"/>
        <w:rPr>
          <w:rFonts w:ascii="Helvetica" w:hAnsi="Helvetica"/>
        </w:rPr>
      </w:pPr>
      <w:r w:rsidRPr="00CC2F84">
        <w:rPr>
          <w:rFonts w:ascii="Helvetica" w:hAnsi="Helvetica"/>
          <w:b/>
          <w:bCs/>
        </w:rPr>
        <w:lastRenderedPageBreak/>
        <w:t>(C)</w:t>
      </w:r>
      <w:r w:rsidRPr="00CC2F84">
        <w:rPr>
          <w:rFonts w:ascii="Helvetica" w:hAnsi="Helvetica"/>
        </w:rPr>
        <w:t xml:space="preserve"> </w:t>
      </w:r>
      <w:r w:rsidRPr="00CC2F84">
        <w:rPr>
          <w:rFonts w:ascii="Helvetica" w:hAnsi="Helvetica"/>
          <w:noProof/>
        </w:rPr>
        <w:drawing>
          <wp:inline distT="0" distB="0" distL="0" distR="0" wp14:anchorId="39A626B5" wp14:editId="3627C053">
            <wp:extent cx="5334000" cy="3556000"/>
            <wp:effectExtent l="0" t="0" r="0" b="0"/>
            <wp:docPr id="157" name="Picture" descr="Relative infections multiplicative"/>
            <wp:cNvGraphicFramePr/>
            <a:graphic xmlns:a="http://schemas.openxmlformats.org/drawingml/2006/main">
              <a:graphicData uri="http://schemas.openxmlformats.org/drawingml/2006/picture">
                <pic:pic xmlns:pic="http://schemas.openxmlformats.org/drawingml/2006/picture">
                  <pic:nvPicPr>
                    <pic:cNvPr id="158" name="Picture" descr="../../figures/main_relative_infection_multiplicative.png"/>
                    <pic:cNvPicPr>
                      <a:picLocks noChangeAspect="1" noChangeArrowheads="1"/>
                    </pic:cNvPicPr>
                  </pic:nvPicPr>
                  <pic:blipFill>
                    <a:blip r:embed="rId99"/>
                    <a:stretch>
                      <a:fillRect/>
                    </a:stretch>
                  </pic:blipFill>
                  <pic:spPr bwMode="auto">
                    <a:xfrm>
                      <a:off x="0" y="0"/>
                      <a:ext cx="5334000" cy="3556000"/>
                    </a:xfrm>
                    <a:prstGeom prst="rect">
                      <a:avLst/>
                    </a:prstGeom>
                    <a:noFill/>
                    <a:ln w="9525">
                      <a:noFill/>
                      <a:headEnd/>
                      <a:tailEnd/>
                    </a:ln>
                  </pic:spPr>
                </pic:pic>
              </a:graphicData>
            </a:graphic>
          </wp:inline>
        </w:drawing>
      </w:r>
    </w:p>
    <w:p w14:paraId="02893133" w14:textId="77777777" w:rsidR="00C40D09" w:rsidRPr="00CC2F84" w:rsidRDefault="00C40D09" w:rsidP="00CC2F84">
      <w:pPr>
        <w:pStyle w:val="BodyText"/>
        <w:jc w:val="both"/>
        <w:rPr>
          <w:rFonts w:ascii="Helvetica" w:hAnsi="Helvetica"/>
          <w:sz w:val="20"/>
          <w:szCs w:val="20"/>
        </w:rPr>
      </w:pPr>
      <w:r w:rsidRPr="00CC2F84">
        <w:rPr>
          <w:rFonts w:ascii="Helvetica" w:hAnsi="Helvetica"/>
          <w:b/>
          <w:bCs/>
          <w:sz w:val="20"/>
          <w:szCs w:val="20"/>
        </w:rPr>
        <w:t>Figure S9. Epidemic trajectories under the multiplicative county-level imputation method for agricultural worker household characteristics.</w:t>
      </w:r>
      <w:r w:rsidRPr="00CC2F84">
        <w:rPr>
          <w:rFonts w:ascii="Helvetica" w:hAnsi="Helvetica"/>
          <w:sz w:val="20"/>
          <w:szCs w:val="20"/>
        </w:rPr>
        <w:t xml:space="preserve"> (A) Simulated infection prevalence over time for agricultural workers (blue) and the general community (red) for the six NAWS regions, with simulations at both the region level (thick lines with borders) and county level (thin, semi-transparent lines). (B) Cumulative infections over time for agricultural workers (blue) and the general community (red) for the six NAWS regions, with simulations at both the region level (thick lines with borders) and county level (thin, semi-transparent lines). (C) Prevalence ratio between agricultural workers and the general community for the six NAWS regions, with simulations at both the region level (thick lines with borders) and county level (thin, semi-transparent lines). County-level household attributes for agricultural workers are imputed using the “multiplicative” method, in which regional NAWS household attributes are adjusted by the ratio between the county-level ACS values and the regional ACS mean.</w:t>
      </w:r>
    </w:p>
    <w:p w14:paraId="7DBACE4C" w14:textId="77777777" w:rsidR="00C40D09" w:rsidRPr="00CC2F84" w:rsidRDefault="00C40D09">
      <w:pPr>
        <w:pStyle w:val="BodyText"/>
        <w:rPr>
          <w:rFonts w:ascii="Helvetica" w:hAnsi="Helvetica"/>
        </w:rPr>
      </w:pPr>
    </w:p>
    <w:p w14:paraId="7353D899" w14:textId="77777777" w:rsidR="00AB7EBC" w:rsidRPr="00CC2F84" w:rsidRDefault="006B4661">
      <w:pPr>
        <w:pStyle w:val="BodyText"/>
        <w:rPr>
          <w:rFonts w:ascii="Helvetica" w:hAnsi="Helvetica"/>
        </w:rPr>
      </w:pPr>
      <w:r w:rsidRPr="00CC2F84">
        <w:rPr>
          <w:rFonts w:ascii="Helvetica" w:hAnsi="Helvetica"/>
          <w:b/>
          <w:bCs/>
        </w:rPr>
        <w:lastRenderedPageBreak/>
        <w:t>(A)</w:t>
      </w:r>
      <w:r w:rsidRPr="00CC2F84">
        <w:rPr>
          <w:rFonts w:ascii="Helvetica" w:hAnsi="Helvetica"/>
        </w:rPr>
        <w:t xml:space="preserve"> </w:t>
      </w:r>
      <w:r w:rsidRPr="00CC2F84">
        <w:rPr>
          <w:rFonts w:ascii="Helvetica" w:hAnsi="Helvetica"/>
          <w:noProof/>
        </w:rPr>
        <w:drawing>
          <wp:inline distT="0" distB="0" distL="0" distR="0" wp14:anchorId="2E0A1070" wp14:editId="53255BD3">
            <wp:extent cx="5334000" cy="3556000"/>
            <wp:effectExtent l="0" t="0" r="0" b="0"/>
            <wp:docPr id="160" name="Picture" descr="Epidemic none"/>
            <wp:cNvGraphicFramePr/>
            <a:graphic xmlns:a="http://schemas.openxmlformats.org/drawingml/2006/main">
              <a:graphicData uri="http://schemas.openxmlformats.org/drawingml/2006/picture">
                <pic:pic xmlns:pic="http://schemas.openxmlformats.org/drawingml/2006/picture">
                  <pic:nvPicPr>
                    <pic:cNvPr id="161" name="Picture" descr="../../figures/main_overlay_none.png"/>
                    <pic:cNvPicPr>
                      <a:picLocks noChangeAspect="1" noChangeArrowheads="1"/>
                    </pic:cNvPicPr>
                  </pic:nvPicPr>
                  <pic:blipFill>
                    <a:blip r:embed="rId100"/>
                    <a:stretch>
                      <a:fillRect/>
                    </a:stretch>
                  </pic:blipFill>
                  <pic:spPr bwMode="auto">
                    <a:xfrm>
                      <a:off x="0" y="0"/>
                      <a:ext cx="5334000" cy="3556000"/>
                    </a:xfrm>
                    <a:prstGeom prst="rect">
                      <a:avLst/>
                    </a:prstGeom>
                    <a:noFill/>
                    <a:ln w="9525">
                      <a:noFill/>
                      <a:headEnd/>
                      <a:tailEnd/>
                    </a:ln>
                  </pic:spPr>
                </pic:pic>
              </a:graphicData>
            </a:graphic>
          </wp:inline>
        </w:drawing>
      </w:r>
    </w:p>
    <w:p w14:paraId="72A9499C" w14:textId="77777777" w:rsidR="00AB7EBC" w:rsidRPr="00CC2F84" w:rsidRDefault="006B4661">
      <w:pPr>
        <w:pStyle w:val="BodyText"/>
        <w:rPr>
          <w:rFonts w:ascii="Helvetica" w:hAnsi="Helvetica"/>
        </w:rPr>
      </w:pPr>
      <w:r w:rsidRPr="00CC2F84">
        <w:rPr>
          <w:rFonts w:ascii="Helvetica" w:hAnsi="Helvetica"/>
          <w:b/>
          <w:bCs/>
        </w:rPr>
        <w:t>(B)</w:t>
      </w:r>
      <w:r w:rsidRPr="00CC2F84">
        <w:rPr>
          <w:rFonts w:ascii="Helvetica" w:hAnsi="Helvetica"/>
        </w:rPr>
        <w:t xml:space="preserve"> </w:t>
      </w:r>
      <w:r w:rsidRPr="00CC2F84">
        <w:rPr>
          <w:rFonts w:ascii="Helvetica" w:hAnsi="Helvetica"/>
          <w:noProof/>
        </w:rPr>
        <w:drawing>
          <wp:inline distT="0" distB="0" distL="0" distR="0" wp14:anchorId="5B407DE6" wp14:editId="542ACF00">
            <wp:extent cx="5334000" cy="3556000"/>
            <wp:effectExtent l="0" t="0" r="0" b="0"/>
            <wp:docPr id="163" name="Picture" descr="Cumulative infections none"/>
            <wp:cNvGraphicFramePr/>
            <a:graphic xmlns:a="http://schemas.openxmlformats.org/drawingml/2006/main">
              <a:graphicData uri="http://schemas.openxmlformats.org/drawingml/2006/picture">
                <pic:pic xmlns:pic="http://schemas.openxmlformats.org/drawingml/2006/picture">
                  <pic:nvPicPr>
                    <pic:cNvPr id="164" name="Picture" descr="../../figures/main_cumulative_none.png"/>
                    <pic:cNvPicPr>
                      <a:picLocks noChangeAspect="1" noChangeArrowheads="1"/>
                    </pic:cNvPicPr>
                  </pic:nvPicPr>
                  <pic:blipFill>
                    <a:blip r:embed="rId101"/>
                    <a:stretch>
                      <a:fillRect/>
                    </a:stretch>
                  </pic:blipFill>
                  <pic:spPr bwMode="auto">
                    <a:xfrm>
                      <a:off x="0" y="0"/>
                      <a:ext cx="5334000" cy="3556000"/>
                    </a:xfrm>
                    <a:prstGeom prst="rect">
                      <a:avLst/>
                    </a:prstGeom>
                    <a:noFill/>
                    <a:ln w="9525">
                      <a:noFill/>
                      <a:headEnd/>
                      <a:tailEnd/>
                    </a:ln>
                  </pic:spPr>
                </pic:pic>
              </a:graphicData>
            </a:graphic>
          </wp:inline>
        </w:drawing>
      </w:r>
    </w:p>
    <w:p w14:paraId="6379D264" w14:textId="77777777" w:rsidR="00AB7EBC" w:rsidRPr="00CC2F84" w:rsidRDefault="006B4661">
      <w:pPr>
        <w:pStyle w:val="BodyText"/>
        <w:rPr>
          <w:rFonts w:ascii="Helvetica" w:hAnsi="Helvetica"/>
        </w:rPr>
      </w:pPr>
      <w:r w:rsidRPr="00CC2F84">
        <w:rPr>
          <w:rFonts w:ascii="Helvetica" w:hAnsi="Helvetica"/>
          <w:b/>
          <w:bCs/>
        </w:rPr>
        <w:lastRenderedPageBreak/>
        <w:t>(C)</w:t>
      </w:r>
      <w:r w:rsidRPr="00CC2F84">
        <w:rPr>
          <w:rFonts w:ascii="Helvetica" w:hAnsi="Helvetica"/>
        </w:rPr>
        <w:t xml:space="preserve"> </w:t>
      </w:r>
      <w:r w:rsidRPr="00CC2F84">
        <w:rPr>
          <w:rFonts w:ascii="Helvetica" w:hAnsi="Helvetica"/>
          <w:noProof/>
        </w:rPr>
        <w:drawing>
          <wp:inline distT="0" distB="0" distL="0" distR="0" wp14:anchorId="095402CD" wp14:editId="76FC371B">
            <wp:extent cx="5334000" cy="3556000"/>
            <wp:effectExtent l="0" t="0" r="0" b="0"/>
            <wp:docPr id="166" name="Picture" descr="Relative infections none"/>
            <wp:cNvGraphicFramePr/>
            <a:graphic xmlns:a="http://schemas.openxmlformats.org/drawingml/2006/main">
              <a:graphicData uri="http://schemas.openxmlformats.org/drawingml/2006/picture">
                <pic:pic xmlns:pic="http://schemas.openxmlformats.org/drawingml/2006/picture">
                  <pic:nvPicPr>
                    <pic:cNvPr id="167" name="Picture" descr="../../figures/main_relative_infection_none.png"/>
                    <pic:cNvPicPr>
                      <a:picLocks noChangeAspect="1" noChangeArrowheads="1"/>
                    </pic:cNvPicPr>
                  </pic:nvPicPr>
                  <pic:blipFill>
                    <a:blip r:embed="rId102"/>
                    <a:stretch>
                      <a:fillRect/>
                    </a:stretch>
                  </pic:blipFill>
                  <pic:spPr bwMode="auto">
                    <a:xfrm>
                      <a:off x="0" y="0"/>
                      <a:ext cx="5334000" cy="3556000"/>
                    </a:xfrm>
                    <a:prstGeom prst="rect">
                      <a:avLst/>
                    </a:prstGeom>
                    <a:noFill/>
                    <a:ln w="9525">
                      <a:noFill/>
                      <a:headEnd/>
                      <a:tailEnd/>
                    </a:ln>
                  </pic:spPr>
                </pic:pic>
              </a:graphicData>
            </a:graphic>
          </wp:inline>
        </w:drawing>
      </w:r>
    </w:p>
    <w:p w14:paraId="13D0EA60" w14:textId="77777777" w:rsidR="00C40D09" w:rsidRPr="00CC2F84" w:rsidRDefault="00C40D09" w:rsidP="00CC2F84">
      <w:pPr>
        <w:pStyle w:val="BodyText"/>
        <w:jc w:val="both"/>
        <w:rPr>
          <w:rFonts w:ascii="Helvetica" w:hAnsi="Helvetica"/>
          <w:sz w:val="20"/>
          <w:szCs w:val="20"/>
        </w:rPr>
      </w:pPr>
      <w:r w:rsidRPr="00CC2F84">
        <w:rPr>
          <w:rFonts w:ascii="Helvetica" w:hAnsi="Helvetica"/>
          <w:b/>
          <w:bCs/>
          <w:sz w:val="20"/>
          <w:szCs w:val="20"/>
        </w:rPr>
        <w:t>Figure S10. Epidemic trajectories under the “null” county-level imputation method for agricultural worker household characteristics.</w:t>
      </w:r>
      <w:r w:rsidRPr="00CC2F84">
        <w:rPr>
          <w:rFonts w:ascii="Helvetica" w:hAnsi="Helvetica"/>
          <w:sz w:val="20"/>
          <w:szCs w:val="20"/>
        </w:rPr>
        <w:t xml:space="preserve"> (A) Simulated infection prevalence over time for agricultural workers (blue) and the general community (red) for the six NAWS regions, with simulations at both the region level (thick lines with borders) and county level (thin, semi-transparent lines). (B) Cumulative infections over time for agricultural workers (blue) and the general community (red) for the six NAWS regions, with simulations at both the region level (thick lines with borders) and county level (thin, semi-transparent lines). (C) Prevalence ratio between agricultural workers and the general community for the six NAWS regions, with simulations at both the region level (thick lines with borders) and county level (thin, semi-transparent lines). County-level household attributes for agricultural workers are imputed using the “null” method, in which county-level household attributes for agricultural workers are taken to be equal to the regional NAWS value, with no adjustment.</w:t>
      </w:r>
    </w:p>
    <w:p w14:paraId="032DEC5A" w14:textId="77777777" w:rsidR="00C40D09" w:rsidRPr="00CC2F84" w:rsidRDefault="00C40D09">
      <w:pPr>
        <w:pStyle w:val="BodyText"/>
        <w:rPr>
          <w:rFonts w:ascii="Helvetica" w:hAnsi="Helvetica"/>
        </w:rPr>
      </w:pPr>
    </w:p>
    <w:p w14:paraId="51DFBE0C" w14:textId="77777777" w:rsidR="00AB7EBC" w:rsidRPr="00CC2F84" w:rsidRDefault="006B4661" w:rsidP="00FE37B8">
      <w:pPr>
        <w:pStyle w:val="CaptionedFigure"/>
        <w:jc w:val="center"/>
        <w:rPr>
          <w:rFonts w:ascii="Helvetica" w:hAnsi="Helvetica"/>
        </w:rPr>
      </w:pPr>
      <w:r w:rsidRPr="00CC2F84">
        <w:rPr>
          <w:rFonts w:ascii="Helvetica" w:hAnsi="Helvetica"/>
          <w:noProof/>
        </w:rPr>
        <w:lastRenderedPageBreak/>
        <w:drawing>
          <wp:inline distT="0" distB="0" distL="0" distR="0" wp14:anchorId="44DAEF55" wp14:editId="1E1C78B5">
            <wp:extent cx="5334000" cy="2667000"/>
            <wp:effectExtent l="0" t="0" r="0" b="0"/>
            <wp:docPr id="169" name="Picture" descr="Crop movements"/>
            <wp:cNvGraphicFramePr/>
            <a:graphic xmlns:a="http://schemas.openxmlformats.org/drawingml/2006/main">
              <a:graphicData uri="http://schemas.openxmlformats.org/drawingml/2006/picture">
                <pic:pic xmlns:pic="http://schemas.openxmlformats.org/drawingml/2006/picture">
                  <pic:nvPicPr>
                    <pic:cNvPr id="170" name="Picture" descr="../../figures/crop_movements_raw.png"/>
                    <pic:cNvPicPr>
                      <a:picLocks noChangeAspect="1" noChangeArrowheads="1"/>
                    </pic:cNvPicPr>
                  </pic:nvPicPr>
                  <pic:blipFill>
                    <a:blip r:embed="rId103"/>
                    <a:stretch>
                      <a:fillRect/>
                    </a:stretch>
                  </pic:blipFill>
                  <pic:spPr bwMode="auto">
                    <a:xfrm>
                      <a:off x="0" y="0"/>
                      <a:ext cx="5334000" cy="2667000"/>
                    </a:xfrm>
                    <a:prstGeom prst="rect">
                      <a:avLst/>
                    </a:prstGeom>
                    <a:noFill/>
                    <a:ln w="9525">
                      <a:noFill/>
                      <a:headEnd/>
                      <a:tailEnd/>
                    </a:ln>
                  </pic:spPr>
                </pic:pic>
              </a:graphicData>
            </a:graphic>
          </wp:inline>
        </w:drawing>
      </w:r>
    </w:p>
    <w:p w14:paraId="37C79E33" w14:textId="77777777" w:rsidR="00C40D09" w:rsidRPr="00CC2F84" w:rsidRDefault="00C40D09" w:rsidP="00CC2F84">
      <w:pPr>
        <w:pStyle w:val="BodyText"/>
        <w:jc w:val="both"/>
        <w:rPr>
          <w:rFonts w:ascii="Helvetica" w:hAnsi="Helvetica"/>
          <w:sz w:val="20"/>
          <w:szCs w:val="20"/>
        </w:rPr>
      </w:pPr>
      <w:commentRangeStart w:id="107"/>
      <w:r w:rsidRPr="00CC2F84">
        <w:rPr>
          <w:rFonts w:ascii="Helvetica" w:hAnsi="Helvetica"/>
          <w:b/>
          <w:bCs/>
          <w:sz w:val="20"/>
          <w:szCs w:val="20"/>
        </w:rPr>
        <w:t>Figure S11. Weekly crop movements for three labor-intensive California crops</w:t>
      </w:r>
      <w:r w:rsidRPr="00CC2F84">
        <w:rPr>
          <w:rFonts w:ascii="Helvetica" w:hAnsi="Helvetica"/>
          <w:sz w:val="20"/>
          <w:szCs w:val="20"/>
        </w:rPr>
        <w:t xml:space="preserve"> Weekly point-to-point crop shipments (in million pounds) originating in California for iceberg lettuce (blue), oranges (orange), and strawberries (magenta), from 2018–2024.</w:t>
      </w:r>
      <w:commentRangeEnd w:id="107"/>
      <w:r w:rsidR="00320FD3" w:rsidRPr="00CC2F84">
        <w:rPr>
          <w:rStyle w:val="CommentReference"/>
          <w:rFonts w:ascii="Helvetica" w:hAnsi="Helvetica"/>
          <w:sz w:val="20"/>
          <w:szCs w:val="20"/>
        </w:rPr>
        <w:commentReference w:id="107"/>
      </w:r>
    </w:p>
    <w:p w14:paraId="5E532BE3" w14:textId="06EA1B1F" w:rsidR="00C40D09" w:rsidRPr="00CC2F84" w:rsidRDefault="00C40D09">
      <w:pPr>
        <w:rPr>
          <w:rFonts w:ascii="Helvetica" w:hAnsi="Helvetica"/>
        </w:rPr>
      </w:pPr>
      <w:r w:rsidRPr="00CC2F84">
        <w:rPr>
          <w:rFonts w:ascii="Helvetica" w:hAnsi="Helvetica"/>
        </w:rPr>
        <w:br w:type="page"/>
      </w:r>
    </w:p>
    <w:p w14:paraId="5E1F2723" w14:textId="77777777" w:rsidR="00C40D09" w:rsidRPr="00CC2F84" w:rsidRDefault="00C40D09">
      <w:pPr>
        <w:pStyle w:val="CaptionedFigure"/>
        <w:rPr>
          <w:rFonts w:ascii="Helvetica" w:hAnsi="Helvetica"/>
        </w:rPr>
      </w:pPr>
    </w:p>
    <w:p w14:paraId="170B2914" w14:textId="77777777" w:rsidR="00AB7EBC" w:rsidRPr="00CC2F84" w:rsidRDefault="006B4661" w:rsidP="00FE37B8">
      <w:pPr>
        <w:pStyle w:val="CaptionedFigure"/>
        <w:jc w:val="center"/>
        <w:rPr>
          <w:rFonts w:ascii="Helvetica" w:hAnsi="Helvetica"/>
        </w:rPr>
      </w:pPr>
      <w:r w:rsidRPr="00CC2F84">
        <w:rPr>
          <w:rFonts w:ascii="Helvetica" w:hAnsi="Helvetica"/>
          <w:noProof/>
        </w:rPr>
        <w:drawing>
          <wp:inline distT="0" distB="0" distL="0" distR="0" wp14:anchorId="454F6FA7" wp14:editId="137B207A">
            <wp:extent cx="5334000" cy="3200399"/>
            <wp:effectExtent l="0" t="0" r="0" b="0"/>
            <wp:docPr id="172" name="Picture" descr="Crop movements validated"/>
            <wp:cNvGraphicFramePr/>
            <a:graphic xmlns:a="http://schemas.openxmlformats.org/drawingml/2006/main">
              <a:graphicData uri="http://schemas.openxmlformats.org/drawingml/2006/picture">
                <pic:pic xmlns:pic="http://schemas.openxmlformats.org/drawingml/2006/picture">
                  <pic:nvPicPr>
                    <pic:cNvPr id="173" name="Picture" descr="../../figures/crop_movements_validated.png"/>
                    <pic:cNvPicPr>
                      <a:picLocks noChangeAspect="1" noChangeArrowheads="1"/>
                    </pic:cNvPicPr>
                  </pic:nvPicPr>
                  <pic:blipFill>
                    <a:blip r:embed="rId104"/>
                    <a:stretch>
                      <a:fillRect/>
                    </a:stretch>
                  </pic:blipFill>
                  <pic:spPr bwMode="auto">
                    <a:xfrm>
                      <a:off x="0" y="0"/>
                      <a:ext cx="5334000" cy="3200399"/>
                    </a:xfrm>
                    <a:prstGeom prst="rect">
                      <a:avLst/>
                    </a:prstGeom>
                    <a:noFill/>
                    <a:ln w="9525">
                      <a:noFill/>
                      <a:headEnd/>
                      <a:tailEnd/>
                    </a:ln>
                  </pic:spPr>
                </pic:pic>
              </a:graphicData>
            </a:graphic>
          </wp:inline>
        </w:drawing>
      </w:r>
    </w:p>
    <w:p w14:paraId="07D95347" w14:textId="77777777" w:rsidR="00C40D09" w:rsidRPr="00CC2F84" w:rsidRDefault="00C40D09" w:rsidP="00CC2F84">
      <w:pPr>
        <w:pStyle w:val="BodyText"/>
        <w:jc w:val="both"/>
        <w:rPr>
          <w:rFonts w:ascii="Helvetica" w:hAnsi="Helvetica"/>
          <w:sz w:val="20"/>
          <w:szCs w:val="20"/>
        </w:rPr>
      </w:pPr>
      <w:r w:rsidRPr="00CC2F84">
        <w:rPr>
          <w:rFonts w:ascii="Helvetica" w:hAnsi="Helvetica"/>
          <w:b/>
          <w:bCs/>
          <w:sz w:val="20"/>
          <w:szCs w:val="20"/>
        </w:rPr>
        <w:t>Figure S12. Average weekly crop movements with known harvesting patterns.</w:t>
      </w:r>
      <w:r w:rsidRPr="00CC2F84">
        <w:rPr>
          <w:rFonts w:ascii="Helvetica" w:hAnsi="Helvetica"/>
          <w:sz w:val="20"/>
          <w:szCs w:val="20"/>
        </w:rPr>
        <w:t xml:space="preserve"> Comparison of normalized average weekly crop movements (proportion of total annual volume from 2018-2024; solid lines) with harvest information from University of California Agriculture and Natural Resources Cooperative Extension reports (dashed line, semi-transparent bars) for iceberg lettuce (blue), oranges (orange), and strawberries (magenta) in California. For strawberries, the University of California report gives explicit monthly harvest proportions, which are re-scaled to approximate weekly harvest volumes (dashed magenta line). For oranges, the reported harvest season runs from November to June (semi-transparent orange bar). For iceberg lettuce, the planting season runs from late December to mid-August (lighter semi-transparent blue bar). We computed an approximate harvest season (darker semi-transparent blue bar) by shifting the planting window forward by 100 days at the cool-season (December) end and by 50 days at the warm-season end (August) to account for reported seasonal differences in maturation time.</w:t>
      </w:r>
    </w:p>
    <w:p w14:paraId="237CDA8F" w14:textId="375C8E87" w:rsidR="00C40D09" w:rsidRPr="00CC2F84" w:rsidRDefault="00C40D09">
      <w:pPr>
        <w:rPr>
          <w:rFonts w:ascii="Helvetica" w:hAnsi="Helvetica"/>
        </w:rPr>
      </w:pPr>
      <w:r w:rsidRPr="00CC2F84">
        <w:rPr>
          <w:rFonts w:ascii="Helvetica" w:hAnsi="Helvetica"/>
        </w:rPr>
        <w:br w:type="page"/>
      </w:r>
    </w:p>
    <w:p w14:paraId="74D4B2AC" w14:textId="77777777" w:rsidR="00C40D09" w:rsidRPr="00CC2F84" w:rsidRDefault="00C40D09">
      <w:pPr>
        <w:pStyle w:val="CaptionedFigure"/>
        <w:rPr>
          <w:rFonts w:ascii="Helvetica" w:hAnsi="Helvetica"/>
        </w:rPr>
      </w:pPr>
    </w:p>
    <w:p w14:paraId="6F3F9FC9" w14:textId="77777777" w:rsidR="00AB7EBC" w:rsidRPr="00CC2F84" w:rsidRDefault="006B4661" w:rsidP="00FE37B8">
      <w:pPr>
        <w:pStyle w:val="CaptionedFigure"/>
        <w:jc w:val="center"/>
        <w:rPr>
          <w:rFonts w:ascii="Helvetica" w:hAnsi="Helvetica"/>
        </w:rPr>
      </w:pPr>
      <w:r w:rsidRPr="00CC2F84">
        <w:rPr>
          <w:rFonts w:ascii="Helvetica" w:hAnsi="Helvetica"/>
          <w:noProof/>
        </w:rPr>
        <w:drawing>
          <wp:inline distT="0" distB="0" distL="0" distR="0" wp14:anchorId="7599B4BF" wp14:editId="24B7E7B8">
            <wp:extent cx="5334000" cy="2667000"/>
            <wp:effectExtent l="0" t="0" r="0" b="0"/>
            <wp:docPr id="175" name="Picture" descr="Crop impact by peak day"/>
            <wp:cNvGraphicFramePr/>
            <a:graphic xmlns:a="http://schemas.openxmlformats.org/drawingml/2006/main">
              <a:graphicData uri="http://schemas.openxmlformats.org/drawingml/2006/picture">
                <pic:pic xmlns:pic="http://schemas.openxmlformats.org/drawingml/2006/picture">
                  <pic:nvPicPr>
                    <pic:cNvPr id="176" name="Picture" descr="../../figures/crop_impact_by_peakday.png"/>
                    <pic:cNvPicPr>
                      <a:picLocks noChangeAspect="1" noChangeArrowheads="1"/>
                    </pic:cNvPicPr>
                  </pic:nvPicPr>
                  <pic:blipFill>
                    <a:blip r:embed="rId105"/>
                    <a:stretch>
                      <a:fillRect/>
                    </a:stretch>
                  </pic:blipFill>
                  <pic:spPr bwMode="auto">
                    <a:xfrm>
                      <a:off x="0" y="0"/>
                      <a:ext cx="5334000" cy="2667000"/>
                    </a:xfrm>
                    <a:prstGeom prst="rect">
                      <a:avLst/>
                    </a:prstGeom>
                    <a:noFill/>
                    <a:ln w="9525">
                      <a:noFill/>
                      <a:headEnd/>
                      <a:tailEnd/>
                    </a:ln>
                  </pic:spPr>
                </pic:pic>
              </a:graphicData>
            </a:graphic>
          </wp:inline>
        </w:drawing>
      </w:r>
    </w:p>
    <w:p w14:paraId="3F476861" w14:textId="317C2FF3" w:rsidR="00C40D09" w:rsidRPr="00CC2F84" w:rsidRDefault="00C40D09" w:rsidP="00CC2F84">
      <w:pPr>
        <w:pStyle w:val="BodyText"/>
        <w:jc w:val="both"/>
        <w:rPr>
          <w:rFonts w:ascii="Helvetica" w:hAnsi="Helvetica"/>
          <w:sz w:val="20"/>
          <w:szCs w:val="20"/>
        </w:rPr>
      </w:pPr>
      <w:r w:rsidRPr="00CC2F84">
        <w:rPr>
          <w:rFonts w:ascii="Helvetica" w:hAnsi="Helvetica"/>
          <w:b/>
          <w:bCs/>
          <w:sz w:val="20"/>
          <w:szCs w:val="20"/>
        </w:rPr>
        <w:t>Figure S13. Estimated crop production loss as a function of epidemic peak timing when all infections are symptomatic.</w:t>
      </w:r>
      <w:r w:rsidRPr="00CC2F84">
        <w:rPr>
          <w:rFonts w:ascii="Helvetica" w:hAnsi="Helvetica"/>
          <w:sz w:val="20"/>
          <w:szCs w:val="20"/>
        </w:rPr>
        <w:t xml:space="preserve"> Simulated percent of total harvest volume impacted by outbreak-induced labor shortages for iceberg lettuce (blue), strawberries (magenta), and oranges (orange) under baseline parameter values and symptomatic proportion </w:t>
      </w:r>
      <m:oMath>
        <m:sSub>
          <m:sSubPr>
            <m:ctrlPr>
              <w:rPr>
                <w:rFonts w:ascii="Cambria Math" w:hAnsi="Cambria Math"/>
                <w:sz w:val="20"/>
                <w:szCs w:val="20"/>
              </w:rPr>
            </m:ctrlPr>
          </m:sSubPr>
          <m:e>
            <m:r>
              <w:rPr>
                <w:rFonts w:ascii="Cambria Math" w:hAnsi="Cambria Math"/>
                <w:sz w:val="20"/>
                <w:szCs w:val="20"/>
              </w:rPr>
              <m:t>p</m:t>
            </m:r>
          </m:e>
          <m:sub>
            <m:r>
              <m:rPr>
                <m:nor/>
              </m:rPr>
              <w:rPr>
                <w:rFonts w:ascii="Helvetica" w:hAnsi="Helvetica"/>
                <w:sz w:val="20"/>
                <w:szCs w:val="20"/>
              </w:rPr>
              <m:t>symp</m:t>
            </m:r>
          </m:sub>
        </m:sSub>
        <m:r>
          <m:rPr>
            <m:sty m:val="p"/>
          </m:rPr>
          <w:rPr>
            <w:rFonts w:ascii="Cambria Math" w:hAnsi="Cambria Math"/>
            <w:sz w:val="20"/>
            <w:szCs w:val="20"/>
          </w:rPr>
          <m:t>=</m:t>
        </m:r>
        <m:r>
          <w:rPr>
            <w:rFonts w:ascii="Cambria Math" w:hAnsi="Cambria Math"/>
            <w:sz w:val="20"/>
            <w:szCs w:val="20"/>
          </w:rPr>
          <m:t>1</m:t>
        </m:r>
      </m:oMath>
      <w:r w:rsidRPr="00CC2F84">
        <w:rPr>
          <w:rFonts w:ascii="Helvetica" w:hAnsi="Helvetica"/>
          <w:sz w:val="20"/>
          <w:szCs w:val="20"/>
        </w:rPr>
        <w:t xml:space="preserve">. The horizontal axis represents the day of the year on which infection prevalence peaks in the general community (peak infections among agricultural workers occur a few days earlier). Production losses for other symptomatic probabilities can be derived by re-scaling these curves by the desired </w:t>
      </w:r>
      <m:oMath>
        <m:sSub>
          <m:sSubPr>
            <m:ctrlPr>
              <w:rPr>
                <w:rFonts w:ascii="Cambria Math" w:hAnsi="Cambria Math"/>
                <w:sz w:val="20"/>
                <w:szCs w:val="20"/>
              </w:rPr>
            </m:ctrlPr>
          </m:sSubPr>
          <m:e>
            <m:r>
              <w:rPr>
                <w:rFonts w:ascii="Cambria Math" w:hAnsi="Cambria Math"/>
                <w:sz w:val="20"/>
                <w:szCs w:val="20"/>
              </w:rPr>
              <m:t>p</m:t>
            </m:r>
          </m:e>
          <m:sub>
            <m:r>
              <m:rPr>
                <m:nor/>
              </m:rPr>
              <w:rPr>
                <w:rFonts w:ascii="Helvetica" w:hAnsi="Helvetica"/>
                <w:sz w:val="20"/>
                <w:szCs w:val="20"/>
              </w:rPr>
              <m:t>symp</m:t>
            </m:r>
          </m:sub>
        </m:sSub>
      </m:oMath>
      <w:r w:rsidRPr="00CC2F84">
        <w:rPr>
          <w:rFonts w:ascii="Helvetica" w:hAnsi="Helvetica"/>
          <w:sz w:val="20"/>
          <w:szCs w:val="20"/>
        </w:rPr>
        <w:t>.</w:t>
      </w:r>
      <w:bookmarkStart w:id="108" w:name="supplementary-tables"/>
      <w:bookmarkEnd w:id="104"/>
      <w:r w:rsidRPr="00CC2F84">
        <w:rPr>
          <w:rFonts w:ascii="Helvetica" w:hAnsi="Helvetica"/>
          <w:sz w:val="20"/>
          <w:szCs w:val="20"/>
        </w:rPr>
        <w:br w:type="page"/>
      </w:r>
    </w:p>
    <w:p w14:paraId="4F8B9AAA" w14:textId="24E34E81" w:rsidR="00AB7EBC" w:rsidRPr="00CC2F84" w:rsidRDefault="006B4661">
      <w:pPr>
        <w:pStyle w:val="Heading3"/>
        <w:rPr>
          <w:rFonts w:ascii="Helvetica" w:hAnsi="Helvetica"/>
          <w:b/>
          <w:bCs/>
          <w:color w:val="auto"/>
          <w:sz w:val="22"/>
          <w:szCs w:val="22"/>
        </w:rPr>
      </w:pPr>
      <w:r w:rsidRPr="00CC2F84">
        <w:rPr>
          <w:rFonts w:ascii="Helvetica" w:hAnsi="Helvetica"/>
          <w:b/>
          <w:bCs/>
          <w:color w:val="auto"/>
          <w:sz w:val="22"/>
          <w:szCs w:val="22"/>
        </w:rPr>
        <w:lastRenderedPageBreak/>
        <w:t>Supplementary Tables</w:t>
      </w:r>
    </w:p>
    <w:p w14:paraId="39B94F30" w14:textId="77777777" w:rsidR="00AB7EBC" w:rsidRPr="00CC2F84" w:rsidRDefault="006B4661" w:rsidP="00CC2F84">
      <w:pPr>
        <w:pStyle w:val="FirstParagraph"/>
        <w:jc w:val="both"/>
        <w:rPr>
          <w:rFonts w:ascii="Helvetica" w:hAnsi="Helvetica"/>
          <w:sz w:val="20"/>
          <w:szCs w:val="20"/>
        </w:rPr>
      </w:pPr>
      <w:r w:rsidRPr="00CC2F84">
        <w:rPr>
          <w:rFonts w:ascii="Helvetica" w:hAnsi="Helvetica"/>
          <w:b/>
          <w:bCs/>
          <w:sz w:val="20"/>
          <w:szCs w:val="20"/>
        </w:rPr>
        <w:t>Table S1. Household characteristics by region for agricultural workers and the general community.</w:t>
      </w:r>
      <w:r w:rsidRPr="00CC2F84">
        <w:rPr>
          <w:rFonts w:ascii="Helvetica" w:hAnsi="Helvetica"/>
          <w:sz w:val="20"/>
          <w:szCs w:val="20"/>
        </w:rPr>
        <w:t xml:space="preserve"> Mean household size is the population-weighted average across household sizes 1–7+. Crowding proportion is the fraction of households with more than 1 occupant per room. Agricultural worker data are from the National Agricultural Workers Survey (NAWS), and general community data are from the American Community Survey (ACS), aggregated to the regional level using population-weighted averages.</w:t>
      </w:r>
    </w:p>
    <w:tbl>
      <w:tblPr>
        <w:tblStyle w:val="Table"/>
        <w:tblW w:w="5000" w:type="pct"/>
        <w:tblLayout w:type="fixed"/>
        <w:tblLook w:val="0020" w:firstRow="1" w:lastRow="0" w:firstColumn="0" w:lastColumn="0" w:noHBand="0" w:noVBand="0"/>
      </w:tblPr>
      <w:tblGrid>
        <w:gridCol w:w="1100"/>
        <w:gridCol w:w="1376"/>
        <w:gridCol w:w="1376"/>
        <w:gridCol w:w="1377"/>
        <w:gridCol w:w="1377"/>
        <w:gridCol w:w="1377"/>
        <w:gridCol w:w="1377"/>
      </w:tblGrid>
      <w:tr w:rsidR="003C64F0" w:rsidRPr="00CC2F84" w14:paraId="75EC87C4"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931" w:type="dxa"/>
          </w:tcPr>
          <w:p w14:paraId="151FBFB4" w14:textId="77777777" w:rsidR="00AB7EBC" w:rsidRPr="00A84C1C" w:rsidRDefault="006B4661">
            <w:pPr>
              <w:pStyle w:val="Compact"/>
              <w:rPr>
                <w:rFonts w:ascii="Helvetica" w:hAnsi="Helvetica"/>
                <w:sz w:val="18"/>
                <w:szCs w:val="18"/>
              </w:rPr>
            </w:pPr>
            <w:r w:rsidRPr="00A84C1C">
              <w:rPr>
                <w:rFonts w:ascii="Helvetica" w:hAnsi="Helvetica"/>
                <w:sz w:val="18"/>
                <w:szCs w:val="18"/>
              </w:rPr>
              <w:t>Region</w:t>
            </w:r>
          </w:p>
        </w:tc>
        <w:tc>
          <w:tcPr>
            <w:tcW w:w="1164" w:type="dxa"/>
          </w:tcPr>
          <w:p w14:paraId="7E0A19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Mean household size</w:t>
            </w:r>
          </w:p>
        </w:tc>
        <w:tc>
          <w:tcPr>
            <w:tcW w:w="1164" w:type="dxa"/>
          </w:tcPr>
          <w:p w14:paraId="646E398A" w14:textId="77777777" w:rsidR="00AB7EBC" w:rsidRPr="00A84C1C" w:rsidRDefault="00AB7EBC">
            <w:pPr>
              <w:pStyle w:val="Compact"/>
              <w:rPr>
                <w:rFonts w:ascii="Helvetica" w:hAnsi="Helvetica"/>
                <w:sz w:val="18"/>
                <w:szCs w:val="18"/>
              </w:rPr>
            </w:pPr>
          </w:p>
        </w:tc>
        <w:tc>
          <w:tcPr>
            <w:tcW w:w="1164" w:type="dxa"/>
          </w:tcPr>
          <w:p w14:paraId="73A25E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Prop. of households size 4+</w:t>
            </w:r>
          </w:p>
        </w:tc>
        <w:tc>
          <w:tcPr>
            <w:tcW w:w="1164" w:type="dxa"/>
          </w:tcPr>
          <w:p w14:paraId="371D33AD" w14:textId="77777777" w:rsidR="00AB7EBC" w:rsidRPr="00A84C1C" w:rsidRDefault="00AB7EBC">
            <w:pPr>
              <w:pStyle w:val="Compact"/>
              <w:rPr>
                <w:rFonts w:ascii="Helvetica" w:hAnsi="Helvetica"/>
                <w:sz w:val="18"/>
                <w:szCs w:val="18"/>
              </w:rPr>
            </w:pPr>
          </w:p>
        </w:tc>
        <w:tc>
          <w:tcPr>
            <w:tcW w:w="1164" w:type="dxa"/>
          </w:tcPr>
          <w:p w14:paraId="765437F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Crowding proportion</w:t>
            </w:r>
          </w:p>
        </w:tc>
        <w:tc>
          <w:tcPr>
            <w:tcW w:w="1164" w:type="dxa"/>
          </w:tcPr>
          <w:p w14:paraId="17F3901E" w14:textId="77777777" w:rsidR="00AB7EBC" w:rsidRPr="00A84C1C" w:rsidRDefault="00AB7EBC">
            <w:pPr>
              <w:pStyle w:val="Compact"/>
              <w:rPr>
                <w:rFonts w:ascii="Helvetica" w:hAnsi="Helvetica"/>
                <w:sz w:val="18"/>
                <w:szCs w:val="18"/>
              </w:rPr>
            </w:pPr>
          </w:p>
        </w:tc>
      </w:tr>
      <w:tr w:rsidR="003C64F0" w:rsidRPr="00CC2F84" w14:paraId="734A643D" w14:textId="77777777">
        <w:tc>
          <w:tcPr>
            <w:tcW w:w="931" w:type="dxa"/>
          </w:tcPr>
          <w:p w14:paraId="0E21653D" w14:textId="77777777" w:rsidR="00AB7EBC" w:rsidRPr="00A84C1C" w:rsidRDefault="00AB7EBC">
            <w:pPr>
              <w:pStyle w:val="Compact"/>
              <w:rPr>
                <w:rFonts w:ascii="Helvetica" w:hAnsi="Helvetica"/>
                <w:sz w:val="18"/>
                <w:szCs w:val="18"/>
              </w:rPr>
            </w:pPr>
          </w:p>
        </w:tc>
        <w:tc>
          <w:tcPr>
            <w:tcW w:w="1164" w:type="dxa"/>
          </w:tcPr>
          <w:p w14:paraId="323592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164" w:type="dxa"/>
          </w:tcPr>
          <w:p w14:paraId="4C3D56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c>
          <w:tcPr>
            <w:tcW w:w="1164" w:type="dxa"/>
          </w:tcPr>
          <w:p w14:paraId="681BF1A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164" w:type="dxa"/>
          </w:tcPr>
          <w:p w14:paraId="1311F92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c>
          <w:tcPr>
            <w:tcW w:w="1164" w:type="dxa"/>
          </w:tcPr>
          <w:p w14:paraId="338FCEB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164" w:type="dxa"/>
          </w:tcPr>
          <w:p w14:paraId="2EFB21B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r>
      <w:tr w:rsidR="003C64F0" w:rsidRPr="00CC2F84" w14:paraId="0CB57F4C" w14:textId="77777777">
        <w:tc>
          <w:tcPr>
            <w:tcW w:w="931" w:type="dxa"/>
          </w:tcPr>
          <w:p w14:paraId="07F47FC9"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164" w:type="dxa"/>
          </w:tcPr>
          <w:p w14:paraId="49D6EC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164" w:type="dxa"/>
          </w:tcPr>
          <w:p w14:paraId="5541AA1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2.4</w:t>
            </w:r>
          </w:p>
        </w:tc>
        <w:tc>
          <w:tcPr>
            <w:tcW w:w="1164" w:type="dxa"/>
          </w:tcPr>
          <w:p w14:paraId="5326417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54.7%</w:t>
            </w:r>
          </w:p>
        </w:tc>
        <w:tc>
          <w:tcPr>
            <w:tcW w:w="1164" w:type="dxa"/>
          </w:tcPr>
          <w:p w14:paraId="7DAB472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21.7%</w:t>
            </w:r>
          </w:p>
        </w:tc>
        <w:tc>
          <w:tcPr>
            <w:tcW w:w="1164" w:type="dxa"/>
          </w:tcPr>
          <w:p w14:paraId="2ED58ED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20.3%</w:t>
            </w:r>
          </w:p>
        </w:tc>
        <w:tc>
          <w:tcPr>
            <w:tcW w:w="1164" w:type="dxa"/>
          </w:tcPr>
          <w:p w14:paraId="51D5A8B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w:t>
            </w:r>
          </w:p>
        </w:tc>
      </w:tr>
      <w:tr w:rsidR="003C64F0" w:rsidRPr="00CC2F84" w14:paraId="62EB6C7C" w14:textId="77777777">
        <w:tc>
          <w:tcPr>
            <w:tcW w:w="931" w:type="dxa"/>
          </w:tcPr>
          <w:p w14:paraId="29E136CA"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164" w:type="dxa"/>
          </w:tcPr>
          <w:p w14:paraId="3FFFB55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164" w:type="dxa"/>
          </w:tcPr>
          <w:p w14:paraId="4FDD32F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2.4</w:t>
            </w:r>
          </w:p>
        </w:tc>
        <w:tc>
          <w:tcPr>
            <w:tcW w:w="1164" w:type="dxa"/>
          </w:tcPr>
          <w:p w14:paraId="73F8C51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52.3%</w:t>
            </w:r>
          </w:p>
        </w:tc>
        <w:tc>
          <w:tcPr>
            <w:tcW w:w="1164" w:type="dxa"/>
          </w:tcPr>
          <w:p w14:paraId="29AE90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20.6%</w:t>
            </w:r>
          </w:p>
        </w:tc>
        <w:tc>
          <w:tcPr>
            <w:tcW w:w="1164" w:type="dxa"/>
          </w:tcPr>
          <w:p w14:paraId="28E7639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22.4%</w:t>
            </w:r>
          </w:p>
        </w:tc>
        <w:tc>
          <w:tcPr>
            <w:tcW w:w="1164" w:type="dxa"/>
          </w:tcPr>
          <w:p w14:paraId="4FE36D7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2.6%</w:t>
            </w:r>
          </w:p>
        </w:tc>
      </w:tr>
      <w:tr w:rsidR="003C64F0" w:rsidRPr="00CC2F84" w14:paraId="6DD6CC78" w14:textId="77777777">
        <w:tc>
          <w:tcPr>
            <w:tcW w:w="931" w:type="dxa"/>
          </w:tcPr>
          <w:p w14:paraId="7CADAD5B"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164" w:type="dxa"/>
          </w:tcPr>
          <w:p w14:paraId="2DE073D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164" w:type="dxa"/>
          </w:tcPr>
          <w:p w14:paraId="16C9F69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2.4</w:t>
            </w:r>
          </w:p>
        </w:tc>
        <w:tc>
          <w:tcPr>
            <w:tcW w:w="1164" w:type="dxa"/>
          </w:tcPr>
          <w:p w14:paraId="5D05209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41.1%</w:t>
            </w:r>
          </w:p>
        </w:tc>
        <w:tc>
          <w:tcPr>
            <w:tcW w:w="1164" w:type="dxa"/>
          </w:tcPr>
          <w:p w14:paraId="28C0541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20.7%</w:t>
            </w:r>
          </w:p>
        </w:tc>
        <w:tc>
          <w:tcPr>
            <w:tcW w:w="1164" w:type="dxa"/>
          </w:tcPr>
          <w:p w14:paraId="7566CD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11.2%</w:t>
            </w:r>
          </w:p>
        </w:tc>
        <w:tc>
          <w:tcPr>
            <w:tcW w:w="1164" w:type="dxa"/>
          </w:tcPr>
          <w:p w14:paraId="03DDC4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w:t>
            </w:r>
          </w:p>
        </w:tc>
      </w:tr>
      <w:tr w:rsidR="003C64F0" w:rsidRPr="00CC2F84" w14:paraId="16A87BE8" w14:textId="77777777">
        <w:tc>
          <w:tcPr>
            <w:tcW w:w="931" w:type="dxa"/>
          </w:tcPr>
          <w:p w14:paraId="646F048A"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164" w:type="dxa"/>
          </w:tcPr>
          <w:p w14:paraId="120E000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164" w:type="dxa"/>
          </w:tcPr>
          <w:p w14:paraId="3E238A2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2.6</w:t>
            </w:r>
          </w:p>
        </w:tc>
        <w:tc>
          <w:tcPr>
            <w:tcW w:w="1164" w:type="dxa"/>
          </w:tcPr>
          <w:p w14:paraId="74778E7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45.1%</w:t>
            </w:r>
          </w:p>
        </w:tc>
        <w:tc>
          <w:tcPr>
            <w:tcW w:w="1164" w:type="dxa"/>
          </w:tcPr>
          <w:p w14:paraId="29A19A6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25.5%</w:t>
            </w:r>
          </w:p>
        </w:tc>
        <w:tc>
          <w:tcPr>
            <w:tcW w:w="1164" w:type="dxa"/>
          </w:tcPr>
          <w:p w14:paraId="37ADA1E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14.8%</w:t>
            </w:r>
          </w:p>
        </w:tc>
        <w:tc>
          <w:tcPr>
            <w:tcW w:w="1164" w:type="dxa"/>
          </w:tcPr>
          <w:p w14:paraId="1B29337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w:t>
            </w:r>
          </w:p>
        </w:tc>
      </w:tr>
      <w:tr w:rsidR="003C64F0" w:rsidRPr="00CC2F84" w14:paraId="47EA9152" w14:textId="77777777">
        <w:tc>
          <w:tcPr>
            <w:tcW w:w="931" w:type="dxa"/>
          </w:tcPr>
          <w:p w14:paraId="58A629AE"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164" w:type="dxa"/>
          </w:tcPr>
          <w:p w14:paraId="7999CD1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164" w:type="dxa"/>
          </w:tcPr>
          <w:p w14:paraId="1C5E56E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2.5</w:t>
            </w:r>
          </w:p>
        </w:tc>
        <w:tc>
          <w:tcPr>
            <w:tcW w:w="1164" w:type="dxa"/>
          </w:tcPr>
          <w:p w14:paraId="6A39C54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58.6%</w:t>
            </w:r>
          </w:p>
        </w:tc>
        <w:tc>
          <w:tcPr>
            <w:tcW w:w="1164" w:type="dxa"/>
          </w:tcPr>
          <w:p w14:paraId="4552D07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23.4%</w:t>
            </w:r>
          </w:p>
        </w:tc>
        <w:tc>
          <w:tcPr>
            <w:tcW w:w="1164" w:type="dxa"/>
          </w:tcPr>
          <w:p w14:paraId="15147FF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27.3%</w:t>
            </w:r>
          </w:p>
        </w:tc>
        <w:tc>
          <w:tcPr>
            <w:tcW w:w="1164" w:type="dxa"/>
          </w:tcPr>
          <w:p w14:paraId="4E7DB73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w:t>
            </w:r>
          </w:p>
        </w:tc>
      </w:tr>
      <w:tr w:rsidR="003C64F0" w:rsidRPr="00CC2F84" w14:paraId="1AB684CA" w14:textId="77777777">
        <w:tc>
          <w:tcPr>
            <w:tcW w:w="931" w:type="dxa"/>
          </w:tcPr>
          <w:p w14:paraId="0CD5D68D"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164" w:type="dxa"/>
          </w:tcPr>
          <w:p w14:paraId="029497F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4.1</w:t>
            </w:r>
          </w:p>
        </w:tc>
        <w:tc>
          <w:tcPr>
            <w:tcW w:w="1164" w:type="dxa"/>
          </w:tcPr>
          <w:p w14:paraId="1995E5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w:t>
            </w:r>
          </w:p>
        </w:tc>
        <w:tc>
          <w:tcPr>
            <w:tcW w:w="1164" w:type="dxa"/>
          </w:tcPr>
          <w:p w14:paraId="2697D6C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61.7%</w:t>
            </w:r>
          </w:p>
        </w:tc>
        <w:tc>
          <w:tcPr>
            <w:tcW w:w="1164" w:type="dxa"/>
          </w:tcPr>
          <w:p w14:paraId="2A16F64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29.3%</w:t>
            </w:r>
          </w:p>
        </w:tc>
        <w:tc>
          <w:tcPr>
            <w:tcW w:w="1164" w:type="dxa"/>
          </w:tcPr>
          <w:p w14:paraId="4DF373F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32.8%</w:t>
            </w:r>
          </w:p>
        </w:tc>
        <w:tc>
          <w:tcPr>
            <w:tcW w:w="1164" w:type="dxa"/>
          </w:tcPr>
          <w:p w14:paraId="0FB480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r>
    </w:tbl>
    <w:p w14:paraId="63ED0678" w14:textId="77777777" w:rsidR="00C40D09" w:rsidRPr="00CC2F84" w:rsidRDefault="00C40D09">
      <w:pPr>
        <w:pStyle w:val="BodyText"/>
        <w:rPr>
          <w:rFonts w:ascii="Helvetica" w:hAnsi="Helvetica"/>
          <w:b/>
          <w:bCs/>
        </w:rPr>
      </w:pPr>
    </w:p>
    <w:p w14:paraId="775F3502" w14:textId="77777777" w:rsidR="00C40D09" w:rsidRPr="00CC2F84" w:rsidRDefault="00C40D09">
      <w:pPr>
        <w:rPr>
          <w:rFonts w:ascii="Helvetica" w:hAnsi="Helvetica"/>
          <w:b/>
          <w:bCs/>
        </w:rPr>
      </w:pPr>
      <w:r w:rsidRPr="00CC2F84">
        <w:rPr>
          <w:rFonts w:ascii="Helvetica" w:hAnsi="Helvetica"/>
          <w:b/>
          <w:bCs/>
        </w:rPr>
        <w:br w:type="page"/>
      </w:r>
    </w:p>
    <w:p w14:paraId="671101FC" w14:textId="171E102C" w:rsidR="00AB7EBC" w:rsidRPr="00A84C1C" w:rsidRDefault="006B4661" w:rsidP="00FE37B8">
      <w:pPr>
        <w:pStyle w:val="BodyText"/>
        <w:jc w:val="both"/>
        <w:rPr>
          <w:rFonts w:ascii="Helvetica" w:hAnsi="Helvetica"/>
          <w:sz w:val="20"/>
          <w:szCs w:val="20"/>
        </w:rPr>
      </w:pPr>
      <w:r w:rsidRPr="00A84C1C">
        <w:rPr>
          <w:rFonts w:ascii="Helvetica" w:hAnsi="Helvetica"/>
          <w:b/>
          <w:bCs/>
          <w:sz w:val="20"/>
          <w:szCs w:val="20"/>
        </w:rPr>
        <w:lastRenderedPageBreak/>
        <w:t>Table S2. Baseline and sensitivity analysis parameter values for the disease transmission model.</w:t>
      </w:r>
      <w:r w:rsidRPr="00A84C1C">
        <w:rPr>
          <w:rFonts w:ascii="Helvetica" w:hAnsi="Helvetica"/>
          <w:sz w:val="20"/>
          <w:szCs w:val="20"/>
        </w:rPr>
        <w:t xml:space="preserve"> Each sensitivity analysis varies one parameter at a time while holding all others at baseline values (first row). Bold values indicate the parameter(s) being varied in each row.</w:t>
      </w:r>
    </w:p>
    <w:tbl>
      <w:tblPr>
        <w:tblStyle w:val="Table"/>
        <w:tblW w:w="5000" w:type="pct"/>
        <w:tblLayout w:type="fixed"/>
        <w:tblLook w:val="0020" w:firstRow="1" w:lastRow="0" w:firstColumn="0" w:lastColumn="0" w:noHBand="0" w:noVBand="0"/>
      </w:tblPr>
      <w:tblGrid>
        <w:gridCol w:w="1170"/>
        <w:gridCol w:w="1170"/>
        <w:gridCol w:w="1170"/>
        <w:gridCol w:w="1170"/>
        <w:gridCol w:w="1170"/>
        <w:gridCol w:w="1170"/>
        <w:gridCol w:w="1170"/>
        <w:gridCol w:w="1170"/>
      </w:tblGrid>
      <w:tr w:rsidR="003C64F0" w:rsidRPr="00CC2F84" w14:paraId="5C97DA29"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990" w:type="dxa"/>
          </w:tcPr>
          <w:p w14:paraId="12862120" w14:textId="77777777" w:rsidR="00AB7EBC" w:rsidRPr="00A84C1C" w:rsidRDefault="00000000">
            <w:pPr>
              <w:pStyle w:val="Compact"/>
              <w:jc w:val="center"/>
              <w:rPr>
                <w:rFonts w:ascii="Helvetica" w:hAnsi="Helvetica"/>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m:oMathPara>
          </w:p>
        </w:tc>
        <w:tc>
          <w:tcPr>
            <w:tcW w:w="990" w:type="dxa"/>
          </w:tcPr>
          <w:p w14:paraId="3EB196C7" w14:textId="77777777" w:rsidR="00AB7EBC" w:rsidRPr="00A84C1C" w:rsidRDefault="006B4661">
            <w:pPr>
              <w:pStyle w:val="Compact"/>
              <w:jc w:val="center"/>
              <w:rPr>
                <w:rFonts w:ascii="Helvetica" w:hAnsi="Helvetica"/>
                <w:sz w:val="18"/>
                <w:szCs w:val="18"/>
              </w:rPr>
            </w:pPr>
            <m:oMathPara>
              <m:oMath>
                <m:r>
                  <w:rPr>
                    <w:rFonts w:ascii="Cambria Math" w:hAnsi="Cambria Math"/>
                    <w:sz w:val="18"/>
                    <w:szCs w:val="18"/>
                  </w:rPr>
                  <m:t>η</m:t>
                </m:r>
              </m:oMath>
            </m:oMathPara>
          </w:p>
        </w:tc>
        <w:tc>
          <w:tcPr>
            <w:tcW w:w="990" w:type="dxa"/>
          </w:tcPr>
          <w:p w14:paraId="3DF2151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SAR (crowded)</w:t>
            </w:r>
          </w:p>
        </w:tc>
        <w:tc>
          <w:tcPr>
            <w:tcW w:w="990" w:type="dxa"/>
          </w:tcPr>
          <w:p w14:paraId="0B1F705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Fold diff. (</w:t>
            </w:r>
            <m:oMath>
              <m:r>
                <w:rPr>
                  <w:rFonts w:ascii="Cambria Math" w:hAnsi="Cambria Math"/>
                  <w:sz w:val="18"/>
                  <w:szCs w:val="18"/>
                </w:rPr>
                <m:t>d</m:t>
              </m:r>
            </m:oMath>
            <w:r w:rsidRPr="00A84C1C">
              <w:rPr>
                <w:rFonts w:ascii="Helvetica" w:hAnsi="Helvetica"/>
                <w:sz w:val="18"/>
                <w:szCs w:val="18"/>
              </w:rPr>
              <w:t>)</w:t>
            </w:r>
          </w:p>
        </w:tc>
        <w:tc>
          <w:tcPr>
            <w:tcW w:w="990" w:type="dxa"/>
          </w:tcPr>
          <w:p w14:paraId="5026804B" w14:textId="77777777" w:rsidR="00AB7EBC" w:rsidRPr="00A84C1C" w:rsidRDefault="006B4661">
            <w:pPr>
              <w:pStyle w:val="Compact"/>
              <w:jc w:val="center"/>
              <w:rPr>
                <w:rFonts w:ascii="Helvetica" w:hAnsi="Helvetica"/>
                <w:sz w:val="18"/>
                <w:szCs w:val="18"/>
              </w:rPr>
            </w:pPr>
            <m:oMathPara>
              <m:oMath>
                <m:r>
                  <w:rPr>
                    <w:rFonts w:ascii="Cambria Math" w:hAnsi="Cambria Math"/>
                    <w:sz w:val="18"/>
                    <w:szCs w:val="18"/>
                  </w:rPr>
                  <m:t>τ</m:t>
                </m:r>
              </m:oMath>
            </m:oMathPara>
          </w:p>
        </w:tc>
        <w:tc>
          <w:tcPr>
            <w:tcW w:w="990" w:type="dxa"/>
          </w:tcPr>
          <w:p w14:paraId="70149549" w14:textId="77777777" w:rsidR="00AB7EBC" w:rsidRPr="00A84C1C" w:rsidRDefault="00000000">
            <w:pPr>
              <w:pStyle w:val="Compact"/>
              <w:jc w:val="center"/>
              <w:rPr>
                <w:rFonts w:ascii="Helvetica" w:hAnsi="Helvetica"/>
                <w:sz w:val="18"/>
                <w:szCs w:val="18"/>
              </w:rPr>
            </w:pPr>
            <m:oMathPara>
              <m:oMath>
                <m:sSub>
                  <m:sSubPr>
                    <m:ctrlPr>
                      <w:rPr>
                        <w:rFonts w:ascii="Cambria Math" w:hAnsi="Cambria Math"/>
                        <w:sz w:val="18"/>
                        <w:szCs w:val="18"/>
                      </w:rPr>
                    </m:ctrlPr>
                  </m:sSubPr>
                  <m:e>
                    <m:r>
                      <w:rPr>
                        <w:rFonts w:ascii="Cambria Math" w:hAnsi="Cambria Math"/>
                        <w:sz w:val="18"/>
                        <w:szCs w:val="18"/>
                      </w:rPr>
                      <m:t>τ</m:t>
                    </m:r>
                  </m:e>
                  <m:sub>
                    <m:r>
                      <m:rPr>
                        <m:nor/>
                      </m:rPr>
                      <w:rPr>
                        <w:rFonts w:ascii="Helvetica" w:hAnsi="Helvetica"/>
                        <w:sz w:val="18"/>
                        <w:szCs w:val="18"/>
                      </w:rPr>
                      <m:t>boost</m:t>
                    </m:r>
                  </m:sub>
                </m:sSub>
              </m:oMath>
            </m:oMathPara>
          </w:p>
        </w:tc>
        <w:tc>
          <w:tcPr>
            <w:tcW w:w="990" w:type="dxa"/>
          </w:tcPr>
          <w:p w14:paraId="60AFFBC4" w14:textId="77777777" w:rsidR="00AB7EBC" w:rsidRPr="00A84C1C" w:rsidRDefault="006B4661">
            <w:pPr>
              <w:pStyle w:val="Compact"/>
              <w:jc w:val="center"/>
              <w:rPr>
                <w:rFonts w:ascii="Helvetica" w:hAnsi="Helvetica"/>
                <w:sz w:val="18"/>
                <w:szCs w:val="18"/>
              </w:rPr>
            </w:pPr>
            <m:oMathPara>
              <m:oMath>
                <m:r>
                  <w:rPr>
                    <w:rFonts w:ascii="Cambria Math" w:hAnsi="Cambria Math"/>
                    <w:sz w:val="18"/>
                    <w:szCs w:val="18"/>
                  </w:rPr>
                  <m:t>β</m:t>
                </m:r>
              </m:oMath>
            </m:oMathPara>
          </w:p>
        </w:tc>
        <w:tc>
          <w:tcPr>
            <w:tcW w:w="990" w:type="dxa"/>
          </w:tcPr>
          <w:p w14:paraId="5A5A7DC5" w14:textId="77777777" w:rsidR="00AB7EBC" w:rsidRPr="00A84C1C" w:rsidRDefault="006B4661">
            <w:pPr>
              <w:pStyle w:val="Compact"/>
              <w:jc w:val="center"/>
              <w:rPr>
                <w:rFonts w:ascii="Helvetica" w:hAnsi="Helvetica"/>
                <w:sz w:val="18"/>
                <w:szCs w:val="18"/>
              </w:rPr>
            </w:pPr>
            <m:oMathPara>
              <m:oMath>
                <m:r>
                  <w:rPr>
                    <w:rFonts w:ascii="Cambria Math" w:hAnsi="Cambria Math"/>
                    <w:sz w:val="18"/>
                    <w:szCs w:val="18"/>
                  </w:rPr>
                  <m:t>γ</m:t>
                </m:r>
              </m:oMath>
            </m:oMathPara>
          </w:p>
        </w:tc>
      </w:tr>
      <w:tr w:rsidR="003C64F0" w:rsidRPr="00CC2F84" w14:paraId="4B798C55" w14:textId="77777777">
        <w:tc>
          <w:tcPr>
            <w:tcW w:w="990" w:type="dxa"/>
          </w:tcPr>
          <w:p w14:paraId="489950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3CBDB69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513A5B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6DC8260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3268CE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79B7FF1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22C1AC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7B06B5C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0AA65887" w14:textId="77777777">
        <w:tc>
          <w:tcPr>
            <w:tcW w:w="990" w:type="dxa"/>
          </w:tcPr>
          <w:p w14:paraId="11097352"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1.2</w:t>
            </w:r>
          </w:p>
        </w:tc>
        <w:tc>
          <w:tcPr>
            <w:tcW w:w="990" w:type="dxa"/>
          </w:tcPr>
          <w:p w14:paraId="3299CD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16CC67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5506BAD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7E39B9D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079C60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1532BD74"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0.1546</w:t>
            </w:r>
          </w:p>
        </w:tc>
        <w:tc>
          <w:tcPr>
            <w:tcW w:w="990" w:type="dxa"/>
          </w:tcPr>
          <w:p w14:paraId="569AC5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2D969721" w14:textId="77777777">
        <w:tc>
          <w:tcPr>
            <w:tcW w:w="990" w:type="dxa"/>
          </w:tcPr>
          <w:p w14:paraId="2A9EFC53"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2.0</w:t>
            </w:r>
          </w:p>
        </w:tc>
        <w:tc>
          <w:tcPr>
            <w:tcW w:w="990" w:type="dxa"/>
          </w:tcPr>
          <w:p w14:paraId="3042C85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0D0D1A7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4ABDCF3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6EC2D4A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436517E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18530842"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0.3078</w:t>
            </w:r>
          </w:p>
        </w:tc>
        <w:tc>
          <w:tcPr>
            <w:tcW w:w="990" w:type="dxa"/>
          </w:tcPr>
          <w:p w14:paraId="447091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54C6DBEB" w14:textId="77777777">
        <w:tc>
          <w:tcPr>
            <w:tcW w:w="990" w:type="dxa"/>
          </w:tcPr>
          <w:p w14:paraId="05309A2B"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3.0</w:t>
            </w:r>
          </w:p>
        </w:tc>
        <w:tc>
          <w:tcPr>
            <w:tcW w:w="990" w:type="dxa"/>
          </w:tcPr>
          <w:p w14:paraId="34971A8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23E225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35D12B7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347DA06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527FEC1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1090B8D9"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0.5054</w:t>
            </w:r>
          </w:p>
        </w:tc>
        <w:tc>
          <w:tcPr>
            <w:tcW w:w="990" w:type="dxa"/>
          </w:tcPr>
          <w:p w14:paraId="1B1020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0DBD7598" w14:textId="77777777">
        <w:tc>
          <w:tcPr>
            <w:tcW w:w="990" w:type="dxa"/>
          </w:tcPr>
          <w:p w14:paraId="6BEFAD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64ED31C0"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0.75</w:t>
            </w:r>
          </w:p>
        </w:tc>
        <w:tc>
          <w:tcPr>
            <w:tcW w:w="990" w:type="dxa"/>
          </w:tcPr>
          <w:p w14:paraId="7A9A7D5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13C891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1084F1F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57427FF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2D3429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452DEBD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6E161A34" w14:textId="77777777">
        <w:tc>
          <w:tcPr>
            <w:tcW w:w="990" w:type="dxa"/>
          </w:tcPr>
          <w:p w14:paraId="3854FD9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2F908A1B"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0.50</w:t>
            </w:r>
          </w:p>
        </w:tc>
        <w:tc>
          <w:tcPr>
            <w:tcW w:w="990" w:type="dxa"/>
          </w:tcPr>
          <w:p w14:paraId="570EEC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72A30B2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73EF71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43D839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592100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621F83F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4A5476D5" w14:textId="77777777">
        <w:tc>
          <w:tcPr>
            <w:tcW w:w="990" w:type="dxa"/>
          </w:tcPr>
          <w:p w14:paraId="60F832A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2CBD055E"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0.33</w:t>
            </w:r>
          </w:p>
        </w:tc>
        <w:tc>
          <w:tcPr>
            <w:tcW w:w="990" w:type="dxa"/>
          </w:tcPr>
          <w:p w14:paraId="6A83BDE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5B19A0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013DE7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ED3D0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5EE82A1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0BA4BF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46FDF67F" w14:textId="77777777">
        <w:tc>
          <w:tcPr>
            <w:tcW w:w="990" w:type="dxa"/>
          </w:tcPr>
          <w:p w14:paraId="255FAC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626CBCD9"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0.25</w:t>
            </w:r>
          </w:p>
        </w:tc>
        <w:tc>
          <w:tcPr>
            <w:tcW w:w="990" w:type="dxa"/>
          </w:tcPr>
          <w:p w14:paraId="0095C0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0BFA55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1D9D408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4C1E6A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0DBA882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4806C6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201FF31D" w14:textId="77777777">
        <w:tc>
          <w:tcPr>
            <w:tcW w:w="990" w:type="dxa"/>
          </w:tcPr>
          <w:p w14:paraId="17E641A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777068A5"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0.00</w:t>
            </w:r>
          </w:p>
        </w:tc>
        <w:tc>
          <w:tcPr>
            <w:tcW w:w="990" w:type="dxa"/>
          </w:tcPr>
          <w:p w14:paraId="2E6B73C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6B44B00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452181C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17CF14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21413B4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0.2108</w:t>
            </w:r>
          </w:p>
        </w:tc>
        <w:tc>
          <w:tcPr>
            <w:tcW w:w="990" w:type="dxa"/>
          </w:tcPr>
          <w:p w14:paraId="5E8B469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6F5AA9AB" w14:textId="77777777">
        <w:tc>
          <w:tcPr>
            <w:tcW w:w="990" w:type="dxa"/>
          </w:tcPr>
          <w:p w14:paraId="04BE545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14B729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1BD6343"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20%</w:t>
            </w:r>
          </w:p>
        </w:tc>
        <w:tc>
          <w:tcPr>
            <w:tcW w:w="990" w:type="dxa"/>
          </w:tcPr>
          <w:p w14:paraId="6995D64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344B6DC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4CBFB719"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0.000</w:t>
            </w:r>
          </w:p>
        </w:tc>
        <w:tc>
          <w:tcPr>
            <w:tcW w:w="990" w:type="dxa"/>
          </w:tcPr>
          <w:p w14:paraId="71E01651"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0.2142</w:t>
            </w:r>
          </w:p>
        </w:tc>
        <w:tc>
          <w:tcPr>
            <w:tcW w:w="990" w:type="dxa"/>
          </w:tcPr>
          <w:p w14:paraId="3CC512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012A0C82" w14:textId="77777777">
        <w:tc>
          <w:tcPr>
            <w:tcW w:w="990" w:type="dxa"/>
          </w:tcPr>
          <w:p w14:paraId="042C05B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27E372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BA0137E"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30%</w:t>
            </w:r>
          </w:p>
        </w:tc>
        <w:tc>
          <w:tcPr>
            <w:tcW w:w="990" w:type="dxa"/>
          </w:tcPr>
          <w:p w14:paraId="2718BF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7B6D41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296F2561"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0.036</w:t>
            </w:r>
          </w:p>
        </w:tc>
        <w:tc>
          <w:tcPr>
            <w:tcW w:w="990" w:type="dxa"/>
          </w:tcPr>
          <w:p w14:paraId="27F9BE33"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0.2122</w:t>
            </w:r>
          </w:p>
        </w:tc>
        <w:tc>
          <w:tcPr>
            <w:tcW w:w="990" w:type="dxa"/>
          </w:tcPr>
          <w:p w14:paraId="33027AB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44A7CD3B" w14:textId="77777777">
        <w:tc>
          <w:tcPr>
            <w:tcW w:w="990" w:type="dxa"/>
          </w:tcPr>
          <w:p w14:paraId="452E84C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24A8D7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7C57B64D"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50%</w:t>
            </w:r>
          </w:p>
        </w:tc>
        <w:tc>
          <w:tcPr>
            <w:tcW w:w="990" w:type="dxa"/>
          </w:tcPr>
          <w:p w14:paraId="4BF99D4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4214CAC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2B3D710"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0.150</w:t>
            </w:r>
          </w:p>
        </w:tc>
        <w:tc>
          <w:tcPr>
            <w:tcW w:w="990" w:type="dxa"/>
          </w:tcPr>
          <w:p w14:paraId="384E3F14"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0.2096</w:t>
            </w:r>
          </w:p>
        </w:tc>
        <w:tc>
          <w:tcPr>
            <w:tcW w:w="990" w:type="dxa"/>
          </w:tcPr>
          <w:p w14:paraId="2CD6B9E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1C8FBDE4" w14:textId="77777777">
        <w:tc>
          <w:tcPr>
            <w:tcW w:w="990" w:type="dxa"/>
          </w:tcPr>
          <w:p w14:paraId="74792E3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67EFEA3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79FA581D"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60%</w:t>
            </w:r>
          </w:p>
        </w:tc>
        <w:tc>
          <w:tcPr>
            <w:tcW w:w="990" w:type="dxa"/>
          </w:tcPr>
          <w:p w14:paraId="141339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w:t>
            </w:r>
          </w:p>
        </w:tc>
        <w:tc>
          <w:tcPr>
            <w:tcW w:w="990" w:type="dxa"/>
          </w:tcPr>
          <w:p w14:paraId="4094FC4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2E9FAA0E"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0.250</w:t>
            </w:r>
          </w:p>
        </w:tc>
        <w:tc>
          <w:tcPr>
            <w:tcW w:w="990" w:type="dxa"/>
          </w:tcPr>
          <w:p w14:paraId="3E4BA8A3"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0.2086</w:t>
            </w:r>
          </w:p>
        </w:tc>
        <w:tc>
          <w:tcPr>
            <w:tcW w:w="990" w:type="dxa"/>
          </w:tcPr>
          <w:p w14:paraId="77914EF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0126D148" w14:textId="77777777">
        <w:tc>
          <w:tcPr>
            <w:tcW w:w="990" w:type="dxa"/>
          </w:tcPr>
          <w:p w14:paraId="51748B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7F07468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552A0D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495A7A56"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1</w:t>
            </w:r>
          </w:p>
        </w:tc>
        <w:tc>
          <w:tcPr>
            <w:tcW w:w="990" w:type="dxa"/>
          </w:tcPr>
          <w:p w14:paraId="2F1417B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30DDFB6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4F0376CA"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0.2113</w:t>
            </w:r>
          </w:p>
        </w:tc>
        <w:tc>
          <w:tcPr>
            <w:tcW w:w="990" w:type="dxa"/>
          </w:tcPr>
          <w:p w14:paraId="52F0F65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r w:rsidR="003C64F0" w:rsidRPr="00CC2F84" w14:paraId="33A31D49" w14:textId="77777777">
        <w:tc>
          <w:tcPr>
            <w:tcW w:w="990" w:type="dxa"/>
          </w:tcPr>
          <w:p w14:paraId="493765B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w:t>
            </w:r>
          </w:p>
        </w:tc>
        <w:tc>
          <w:tcPr>
            <w:tcW w:w="990" w:type="dxa"/>
          </w:tcPr>
          <w:p w14:paraId="6D44E30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0.67</w:t>
            </w:r>
          </w:p>
        </w:tc>
        <w:tc>
          <w:tcPr>
            <w:tcW w:w="990" w:type="dxa"/>
          </w:tcPr>
          <w:p w14:paraId="06C79EC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990" w:type="dxa"/>
          </w:tcPr>
          <w:p w14:paraId="3321FF99"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3</w:t>
            </w:r>
          </w:p>
        </w:tc>
        <w:tc>
          <w:tcPr>
            <w:tcW w:w="990" w:type="dxa"/>
          </w:tcPr>
          <w:p w14:paraId="3A574DE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0.050</w:t>
            </w:r>
          </w:p>
        </w:tc>
        <w:tc>
          <w:tcPr>
            <w:tcW w:w="990" w:type="dxa"/>
          </w:tcPr>
          <w:p w14:paraId="425354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0.083</w:t>
            </w:r>
          </w:p>
        </w:tc>
        <w:tc>
          <w:tcPr>
            <w:tcW w:w="990" w:type="dxa"/>
          </w:tcPr>
          <w:p w14:paraId="11D13F55" w14:textId="77777777" w:rsidR="00AB7EBC" w:rsidRPr="00A84C1C" w:rsidRDefault="006B4661">
            <w:pPr>
              <w:pStyle w:val="Compact"/>
              <w:jc w:val="center"/>
              <w:rPr>
                <w:rFonts w:ascii="Helvetica" w:hAnsi="Helvetica"/>
                <w:sz w:val="18"/>
                <w:szCs w:val="18"/>
              </w:rPr>
            </w:pPr>
            <w:r w:rsidRPr="00A84C1C">
              <w:rPr>
                <w:rFonts w:ascii="Helvetica" w:hAnsi="Helvetica"/>
                <w:b/>
                <w:bCs/>
                <w:sz w:val="18"/>
                <w:szCs w:val="18"/>
              </w:rPr>
              <w:t>0.2103</w:t>
            </w:r>
          </w:p>
        </w:tc>
        <w:tc>
          <w:tcPr>
            <w:tcW w:w="990" w:type="dxa"/>
          </w:tcPr>
          <w:p w14:paraId="237752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0.200</w:t>
            </w:r>
          </w:p>
        </w:tc>
      </w:tr>
    </w:tbl>
    <w:p w14:paraId="759C474F" w14:textId="77777777" w:rsidR="00C40D09" w:rsidRPr="00CC2F84" w:rsidRDefault="00C40D09">
      <w:pPr>
        <w:pStyle w:val="BodyText"/>
        <w:rPr>
          <w:rFonts w:ascii="Helvetica" w:hAnsi="Helvetica"/>
          <w:b/>
          <w:bCs/>
        </w:rPr>
      </w:pPr>
    </w:p>
    <w:p w14:paraId="554B7EC0" w14:textId="77777777" w:rsidR="00C40D09" w:rsidRPr="00CC2F84" w:rsidRDefault="00C40D09">
      <w:pPr>
        <w:rPr>
          <w:rFonts w:ascii="Helvetica" w:hAnsi="Helvetica"/>
          <w:b/>
          <w:bCs/>
        </w:rPr>
      </w:pPr>
      <w:r w:rsidRPr="00CC2F84">
        <w:rPr>
          <w:rFonts w:ascii="Helvetica" w:hAnsi="Helvetica"/>
          <w:b/>
          <w:bCs/>
        </w:rPr>
        <w:br w:type="page"/>
      </w:r>
    </w:p>
    <w:p w14:paraId="13A737A3" w14:textId="0768A9EC" w:rsidR="00AB7EBC" w:rsidRPr="00A84C1C" w:rsidRDefault="006B4661" w:rsidP="00FE37B8">
      <w:pPr>
        <w:pStyle w:val="BodyText"/>
        <w:jc w:val="both"/>
        <w:rPr>
          <w:rFonts w:ascii="Helvetica" w:hAnsi="Helvetica"/>
          <w:sz w:val="20"/>
          <w:szCs w:val="20"/>
        </w:rPr>
      </w:pPr>
      <w:r w:rsidRPr="00A84C1C">
        <w:rPr>
          <w:rFonts w:ascii="Helvetica" w:hAnsi="Helvetica"/>
          <w:b/>
          <w:bCs/>
          <w:sz w:val="20"/>
          <w:szCs w:val="20"/>
        </w:rPr>
        <w:lastRenderedPageBreak/>
        <w:t>Table S3. Summary statistics for simulated epidemics across regions and parameter sets.</w:t>
      </w:r>
      <w:r w:rsidRPr="00A84C1C">
        <w:rPr>
          <w:rFonts w:ascii="Helvetica" w:hAnsi="Helvetica"/>
          <w:sz w:val="20"/>
          <w:szCs w:val="20"/>
        </w:rPr>
        <w:t xml:space="preserve"> Simulated peak prevalence, time to epidemic peak, and final size for agricultural workers (A) and the general community (C).</w:t>
      </w:r>
    </w:p>
    <w:tbl>
      <w:tblPr>
        <w:tblStyle w:val="Table"/>
        <w:tblW w:w="5058" w:type="pct"/>
        <w:tblLayout w:type="fixed"/>
        <w:tblLook w:val="0020" w:firstRow="1" w:lastRow="0" w:firstColumn="0" w:lastColumn="0" w:noHBand="0" w:noVBand="0"/>
      </w:tblPr>
      <w:tblGrid>
        <w:gridCol w:w="1157"/>
        <w:gridCol w:w="979"/>
        <w:gridCol w:w="1223"/>
        <w:gridCol w:w="1222"/>
        <w:gridCol w:w="1222"/>
        <w:gridCol w:w="1222"/>
        <w:gridCol w:w="1222"/>
        <w:gridCol w:w="1222"/>
      </w:tblGrid>
      <w:tr w:rsidR="003C64F0" w:rsidRPr="00CC2F84" w14:paraId="629720B2" w14:textId="77777777" w:rsidTr="00A84C1C">
        <w:trPr>
          <w:cnfStyle w:val="100000000000" w:firstRow="1" w:lastRow="0" w:firstColumn="0" w:lastColumn="0" w:oddVBand="0" w:evenVBand="0" w:oddHBand="0" w:evenHBand="0" w:firstRowFirstColumn="0" w:firstRowLastColumn="0" w:lastRowFirstColumn="0" w:lastRowLastColumn="0"/>
          <w:tblHeader/>
        </w:trPr>
        <w:tc>
          <w:tcPr>
            <w:tcW w:w="1185" w:type="dxa"/>
          </w:tcPr>
          <w:p w14:paraId="110E31F3" w14:textId="77777777" w:rsidR="00AB7EBC" w:rsidRPr="00A84C1C" w:rsidRDefault="006B4661">
            <w:pPr>
              <w:pStyle w:val="Compact"/>
              <w:rPr>
                <w:rFonts w:ascii="Helvetica" w:hAnsi="Helvetica"/>
                <w:sz w:val="18"/>
                <w:szCs w:val="18"/>
              </w:rPr>
            </w:pPr>
            <w:r w:rsidRPr="00A84C1C">
              <w:rPr>
                <w:rFonts w:ascii="Helvetica" w:hAnsi="Helvetica"/>
                <w:sz w:val="18"/>
                <w:szCs w:val="18"/>
              </w:rPr>
              <w:t>Parameter set</w:t>
            </w:r>
          </w:p>
        </w:tc>
        <w:tc>
          <w:tcPr>
            <w:tcW w:w="1002" w:type="dxa"/>
          </w:tcPr>
          <w:p w14:paraId="689EE090" w14:textId="77777777" w:rsidR="00AB7EBC" w:rsidRPr="00A84C1C" w:rsidRDefault="006B4661">
            <w:pPr>
              <w:pStyle w:val="Compact"/>
              <w:rPr>
                <w:rFonts w:ascii="Helvetica" w:hAnsi="Helvetica"/>
                <w:sz w:val="18"/>
                <w:szCs w:val="18"/>
              </w:rPr>
            </w:pPr>
            <w:r w:rsidRPr="00A84C1C">
              <w:rPr>
                <w:rFonts w:ascii="Helvetica" w:hAnsi="Helvetica"/>
                <w:sz w:val="18"/>
                <w:szCs w:val="18"/>
              </w:rPr>
              <w:t>Region</w:t>
            </w:r>
          </w:p>
        </w:tc>
        <w:tc>
          <w:tcPr>
            <w:tcW w:w="1251" w:type="dxa"/>
          </w:tcPr>
          <w:p w14:paraId="3219D160" w14:textId="5295366C" w:rsidR="00AB7EBC" w:rsidRPr="00A84C1C" w:rsidRDefault="006B4661">
            <w:pPr>
              <w:pStyle w:val="Compact"/>
              <w:jc w:val="center"/>
              <w:rPr>
                <w:rFonts w:ascii="Helvetica" w:hAnsi="Helvetica"/>
                <w:sz w:val="18"/>
                <w:szCs w:val="18"/>
              </w:rPr>
            </w:pPr>
            <w:r w:rsidRPr="00A84C1C">
              <w:rPr>
                <w:rFonts w:ascii="Helvetica" w:hAnsi="Helvetica"/>
                <w:sz w:val="18"/>
                <w:szCs w:val="18"/>
              </w:rPr>
              <w:t xml:space="preserve">Peak </w:t>
            </w:r>
            <w:r w:rsidR="00A84C1C">
              <w:rPr>
                <w:rFonts w:ascii="Helvetica" w:hAnsi="Helvetica"/>
                <w:sz w:val="18"/>
                <w:szCs w:val="18"/>
              </w:rPr>
              <w:br/>
            </w:r>
            <w:r w:rsidRPr="00A84C1C">
              <w:rPr>
                <w:rFonts w:ascii="Helvetica" w:hAnsi="Helvetica"/>
                <w:sz w:val="18"/>
                <w:szCs w:val="18"/>
              </w:rPr>
              <w:t>prevalence</w:t>
            </w:r>
          </w:p>
        </w:tc>
        <w:tc>
          <w:tcPr>
            <w:tcW w:w="1250" w:type="dxa"/>
          </w:tcPr>
          <w:p w14:paraId="23821A48" w14:textId="77777777" w:rsidR="00AB7EBC" w:rsidRPr="00A84C1C" w:rsidRDefault="00AB7EBC">
            <w:pPr>
              <w:pStyle w:val="Compact"/>
              <w:rPr>
                <w:rFonts w:ascii="Helvetica" w:hAnsi="Helvetica"/>
                <w:sz w:val="18"/>
                <w:szCs w:val="18"/>
              </w:rPr>
            </w:pPr>
          </w:p>
        </w:tc>
        <w:tc>
          <w:tcPr>
            <w:tcW w:w="1250" w:type="dxa"/>
          </w:tcPr>
          <w:p w14:paraId="5136FD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Time to peak (days)</w:t>
            </w:r>
          </w:p>
        </w:tc>
        <w:tc>
          <w:tcPr>
            <w:tcW w:w="1250" w:type="dxa"/>
          </w:tcPr>
          <w:p w14:paraId="45B33315" w14:textId="77777777" w:rsidR="00AB7EBC" w:rsidRPr="00A84C1C" w:rsidRDefault="00AB7EBC">
            <w:pPr>
              <w:pStyle w:val="Compact"/>
              <w:rPr>
                <w:rFonts w:ascii="Helvetica" w:hAnsi="Helvetica"/>
                <w:sz w:val="18"/>
                <w:szCs w:val="18"/>
              </w:rPr>
            </w:pPr>
          </w:p>
        </w:tc>
        <w:tc>
          <w:tcPr>
            <w:tcW w:w="1250" w:type="dxa"/>
          </w:tcPr>
          <w:p w14:paraId="06BB7A6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Final size</w:t>
            </w:r>
          </w:p>
        </w:tc>
        <w:tc>
          <w:tcPr>
            <w:tcW w:w="1250" w:type="dxa"/>
          </w:tcPr>
          <w:p w14:paraId="6153B016" w14:textId="77777777" w:rsidR="00AB7EBC" w:rsidRPr="00A84C1C" w:rsidRDefault="00AB7EBC">
            <w:pPr>
              <w:pStyle w:val="Compact"/>
              <w:rPr>
                <w:rFonts w:ascii="Helvetica" w:hAnsi="Helvetica"/>
                <w:sz w:val="18"/>
                <w:szCs w:val="18"/>
              </w:rPr>
            </w:pPr>
          </w:p>
        </w:tc>
      </w:tr>
      <w:tr w:rsidR="003C64F0" w:rsidRPr="00CC2F84" w14:paraId="1340469E" w14:textId="77777777" w:rsidTr="00A84C1C">
        <w:tc>
          <w:tcPr>
            <w:tcW w:w="1185" w:type="dxa"/>
          </w:tcPr>
          <w:p w14:paraId="5ACE2B4C" w14:textId="77777777" w:rsidR="00AB7EBC" w:rsidRPr="00A84C1C" w:rsidRDefault="00AB7EBC">
            <w:pPr>
              <w:pStyle w:val="Compact"/>
              <w:rPr>
                <w:rFonts w:ascii="Helvetica" w:hAnsi="Helvetica"/>
                <w:sz w:val="18"/>
                <w:szCs w:val="18"/>
              </w:rPr>
            </w:pPr>
          </w:p>
        </w:tc>
        <w:tc>
          <w:tcPr>
            <w:tcW w:w="1002" w:type="dxa"/>
          </w:tcPr>
          <w:p w14:paraId="325FEC42" w14:textId="77777777" w:rsidR="00AB7EBC" w:rsidRPr="00A84C1C" w:rsidRDefault="00AB7EBC">
            <w:pPr>
              <w:pStyle w:val="Compact"/>
              <w:rPr>
                <w:rFonts w:ascii="Helvetica" w:hAnsi="Helvetica"/>
                <w:sz w:val="18"/>
                <w:szCs w:val="18"/>
              </w:rPr>
            </w:pPr>
          </w:p>
        </w:tc>
        <w:tc>
          <w:tcPr>
            <w:tcW w:w="1251" w:type="dxa"/>
          </w:tcPr>
          <w:p w14:paraId="24F77E2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250" w:type="dxa"/>
          </w:tcPr>
          <w:p w14:paraId="45AFD11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c>
          <w:tcPr>
            <w:tcW w:w="1250" w:type="dxa"/>
          </w:tcPr>
          <w:p w14:paraId="04F57C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250" w:type="dxa"/>
          </w:tcPr>
          <w:p w14:paraId="58BB107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c>
          <w:tcPr>
            <w:tcW w:w="1250" w:type="dxa"/>
          </w:tcPr>
          <w:p w14:paraId="1B72A4B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Agricultural workers</w:t>
            </w:r>
          </w:p>
        </w:tc>
        <w:tc>
          <w:tcPr>
            <w:tcW w:w="1250" w:type="dxa"/>
          </w:tcPr>
          <w:p w14:paraId="1826601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General community</w:t>
            </w:r>
          </w:p>
        </w:tc>
      </w:tr>
      <w:tr w:rsidR="003C64F0" w:rsidRPr="00CC2F84" w14:paraId="4CBE1FCD" w14:textId="77777777" w:rsidTr="00A84C1C">
        <w:tc>
          <w:tcPr>
            <w:tcW w:w="1185" w:type="dxa"/>
          </w:tcPr>
          <w:p w14:paraId="23E1D818" w14:textId="77777777" w:rsidR="00AB7EBC" w:rsidRPr="00A84C1C" w:rsidRDefault="006B4661">
            <w:pPr>
              <w:pStyle w:val="Compact"/>
              <w:rPr>
                <w:rFonts w:ascii="Helvetica" w:hAnsi="Helvetica"/>
                <w:sz w:val="18"/>
                <w:szCs w:val="18"/>
              </w:rPr>
            </w:pPr>
            <w:r w:rsidRPr="00A84C1C">
              <w:rPr>
                <w:rFonts w:ascii="Helvetica" w:hAnsi="Helvetica"/>
                <w:sz w:val="18"/>
                <w:szCs w:val="18"/>
              </w:rPr>
              <w:t>Baseline</w:t>
            </w:r>
          </w:p>
        </w:tc>
        <w:tc>
          <w:tcPr>
            <w:tcW w:w="1002" w:type="dxa"/>
          </w:tcPr>
          <w:p w14:paraId="2A2BC924"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6CD03B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8.9%</w:t>
            </w:r>
          </w:p>
        </w:tc>
        <w:tc>
          <w:tcPr>
            <w:tcW w:w="1250" w:type="dxa"/>
          </w:tcPr>
          <w:p w14:paraId="0B7FCEE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4131CE0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w:t>
            </w:r>
          </w:p>
        </w:tc>
        <w:tc>
          <w:tcPr>
            <w:tcW w:w="1250" w:type="dxa"/>
          </w:tcPr>
          <w:p w14:paraId="2EB9FFB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3094F90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72.1%</w:t>
            </w:r>
          </w:p>
        </w:tc>
        <w:tc>
          <w:tcPr>
            <w:tcW w:w="1250" w:type="dxa"/>
          </w:tcPr>
          <w:p w14:paraId="5E21AB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702E3481" w14:textId="77777777" w:rsidTr="00A84C1C">
        <w:tc>
          <w:tcPr>
            <w:tcW w:w="1185" w:type="dxa"/>
          </w:tcPr>
          <w:p w14:paraId="34D6D96F" w14:textId="77777777" w:rsidR="00AB7EBC" w:rsidRPr="00A84C1C" w:rsidRDefault="00AB7EBC">
            <w:pPr>
              <w:pStyle w:val="Compact"/>
              <w:rPr>
                <w:rFonts w:ascii="Helvetica" w:hAnsi="Helvetica"/>
                <w:sz w:val="18"/>
                <w:szCs w:val="18"/>
              </w:rPr>
            </w:pPr>
          </w:p>
        </w:tc>
        <w:tc>
          <w:tcPr>
            <w:tcW w:w="1002" w:type="dxa"/>
          </w:tcPr>
          <w:p w14:paraId="3160489F"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55CED8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8.9%</w:t>
            </w:r>
          </w:p>
        </w:tc>
        <w:tc>
          <w:tcPr>
            <w:tcW w:w="1250" w:type="dxa"/>
          </w:tcPr>
          <w:p w14:paraId="7B5B215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7219EA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50" w:type="dxa"/>
          </w:tcPr>
          <w:p w14:paraId="673E8FE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662425A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72.3%</w:t>
            </w:r>
          </w:p>
        </w:tc>
        <w:tc>
          <w:tcPr>
            <w:tcW w:w="1250" w:type="dxa"/>
          </w:tcPr>
          <w:p w14:paraId="13C4639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56.5%</w:t>
            </w:r>
          </w:p>
        </w:tc>
      </w:tr>
      <w:tr w:rsidR="003C64F0" w:rsidRPr="00CC2F84" w14:paraId="6A4B481E" w14:textId="77777777" w:rsidTr="00A84C1C">
        <w:tc>
          <w:tcPr>
            <w:tcW w:w="1185" w:type="dxa"/>
          </w:tcPr>
          <w:p w14:paraId="37A13B17" w14:textId="77777777" w:rsidR="00AB7EBC" w:rsidRPr="00A84C1C" w:rsidRDefault="00AB7EBC">
            <w:pPr>
              <w:pStyle w:val="Compact"/>
              <w:rPr>
                <w:rFonts w:ascii="Helvetica" w:hAnsi="Helvetica"/>
                <w:sz w:val="18"/>
                <w:szCs w:val="18"/>
              </w:rPr>
            </w:pPr>
          </w:p>
        </w:tc>
        <w:tc>
          <w:tcPr>
            <w:tcW w:w="1002" w:type="dxa"/>
          </w:tcPr>
          <w:p w14:paraId="3F64AF5B"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14A8134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50" w:type="dxa"/>
          </w:tcPr>
          <w:p w14:paraId="0EF8166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5E80738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00DD543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45F4AF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65.9%</w:t>
            </w:r>
          </w:p>
        </w:tc>
        <w:tc>
          <w:tcPr>
            <w:tcW w:w="1250" w:type="dxa"/>
          </w:tcPr>
          <w:p w14:paraId="56ED57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2678E5FB" w14:textId="77777777" w:rsidTr="00A84C1C">
        <w:tc>
          <w:tcPr>
            <w:tcW w:w="1185" w:type="dxa"/>
          </w:tcPr>
          <w:p w14:paraId="651AA706" w14:textId="77777777" w:rsidR="00AB7EBC" w:rsidRPr="00A84C1C" w:rsidRDefault="00AB7EBC">
            <w:pPr>
              <w:pStyle w:val="Compact"/>
              <w:rPr>
                <w:rFonts w:ascii="Helvetica" w:hAnsi="Helvetica"/>
                <w:sz w:val="18"/>
                <w:szCs w:val="18"/>
              </w:rPr>
            </w:pPr>
          </w:p>
        </w:tc>
        <w:tc>
          <w:tcPr>
            <w:tcW w:w="1002" w:type="dxa"/>
          </w:tcPr>
          <w:p w14:paraId="4A86823F"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253F886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8.9%</w:t>
            </w:r>
          </w:p>
        </w:tc>
        <w:tc>
          <w:tcPr>
            <w:tcW w:w="1250" w:type="dxa"/>
          </w:tcPr>
          <w:p w14:paraId="11607EE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50" w:type="dxa"/>
          </w:tcPr>
          <w:p w14:paraId="3DF1598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50" w:type="dxa"/>
          </w:tcPr>
          <w:p w14:paraId="6F057D2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409FB9A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69.4%</w:t>
            </w:r>
          </w:p>
        </w:tc>
        <w:tc>
          <w:tcPr>
            <w:tcW w:w="1250" w:type="dxa"/>
          </w:tcPr>
          <w:p w14:paraId="4AA13B9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3B74552B" w14:textId="77777777" w:rsidTr="00A84C1C">
        <w:tc>
          <w:tcPr>
            <w:tcW w:w="1185" w:type="dxa"/>
          </w:tcPr>
          <w:p w14:paraId="071B8FE6" w14:textId="77777777" w:rsidR="00AB7EBC" w:rsidRPr="00A84C1C" w:rsidRDefault="00AB7EBC">
            <w:pPr>
              <w:pStyle w:val="Compact"/>
              <w:rPr>
                <w:rFonts w:ascii="Helvetica" w:hAnsi="Helvetica"/>
                <w:sz w:val="18"/>
                <w:szCs w:val="18"/>
              </w:rPr>
            </w:pPr>
          </w:p>
        </w:tc>
        <w:tc>
          <w:tcPr>
            <w:tcW w:w="1002" w:type="dxa"/>
          </w:tcPr>
          <w:p w14:paraId="476C297F"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1B80B6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9.7%</w:t>
            </w:r>
          </w:p>
        </w:tc>
        <w:tc>
          <w:tcPr>
            <w:tcW w:w="1250" w:type="dxa"/>
          </w:tcPr>
          <w:p w14:paraId="33F152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4BF400C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43</w:t>
            </w:r>
          </w:p>
        </w:tc>
        <w:tc>
          <w:tcPr>
            <w:tcW w:w="1250" w:type="dxa"/>
          </w:tcPr>
          <w:p w14:paraId="6ACEC2A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190F9F1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73.6%</w:t>
            </w:r>
          </w:p>
        </w:tc>
        <w:tc>
          <w:tcPr>
            <w:tcW w:w="1250" w:type="dxa"/>
          </w:tcPr>
          <w:p w14:paraId="07574EB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23D821C2" w14:textId="77777777" w:rsidTr="00A84C1C">
        <w:tc>
          <w:tcPr>
            <w:tcW w:w="1185" w:type="dxa"/>
          </w:tcPr>
          <w:p w14:paraId="78F42869" w14:textId="77777777" w:rsidR="00AB7EBC" w:rsidRPr="00A84C1C" w:rsidRDefault="00AB7EBC">
            <w:pPr>
              <w:pStyle w:val="Compact"/>
              <w:rPr>
                <w:rFonts w:ascii="Helvetica" w:hAnsi="Helvetica"/>
                <w:sz w:val="18"/>
                <w:szCs w:val="18"/>
              </w:rPr>
            </w:pPr>
          </w:p>
        </w:tc>
        <w:tc>
          <w:tcPr>
            <w:tcW w:w="1002" w:type="dxa"/>
          </w:tcPr>
          <w:p w14:paraId="49BF4386"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498E3D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11.4%</w:t>
            </w:r>
          </w:p>
        </w:tc>
        <w:tc>
          <w:tcPr>
            <w:tcW w:w="1250" w:type="dxa"/>
          </w:tcPr>
          <w:p w14:paraId="70D75EF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8.4%</w:t>
            </w:r>
          </w:p>
        </w:tc>
        <w:tc>
          <w:tcPr>
            <w:tcW w:w="1250" w:type="dxa"/>
          </w:tcPr>
          <w:p w14:paraId="1162A71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250" w:type="dxa"/>
          </w:tcPr>
          <w:p w14:paraId="10B1A9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0ABB97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76.7%</w:t>
            </w:r>
          </w:p>
        </w:tc>
        <w:tc>
          <w:tcPr>
            <w:tcW w:w="1250" w:type="dxa"/>
          </w:tcPr>
          <w:p w14:paraId="59A82D2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63.5%</w:t>
            </w:r>
          </w:p>
        </w:tc>
      </w:tr>
      <w:tr w:rsidR="003C64F0" w:rsidRPr="00CC2F84" w14:paraId="2150B6FC" w14:textId="77777777" w:rsidTr="00A84C1C">
        <w:tc>
          <w:tcPr>
            <w:tcW w:w="1185" w:type="dxa"/>
          </w:tcPr>
          <w:p w14:paraId="3593CFFE" w14:textId="77777777" w:rsidR="00AB7EBC" w:rsidRPr="00A84C1C"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A84C1C">
              <w:rPr>
                <w:rFonts w:ascii="Helvetica" w:hAnsi="Helvetica"/>
                <w:sz w:val="18"/>
                <w:szCs w:val="18"/>
              </w:rPr>
              <w:t xml:space="preserve"> = 1.2</w:t>
            </w:r>
          </w:p>
        </w:tc>
        <w:tc>
          <w:tcPr>
            <w:tcW w:w="1002" w:type="dxa"/>
          </w:tcPr>
          <w:p w14:paraId="029F05D0"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29AEBB6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50" w:type="dxa"/>
          </w:tcPr>
          <w:p w14:paraId="2F592D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1.4%</w:t>
            </w:r>
          </w:p>
        </w:tc>
        <w:tc>
          <w:tcPr>
            <w:tcW w:w="1250" w:type="dxa"/>
          </w:tcPr>
          <w:p w14:paraId="0B391D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w:t>
            </w:r>
          </w:p>
        </w:tc>
        <w:tc>
          <w:tcPr>
            <w:tcW w:w="1250" w:type="dxa"/>
          </w:tcPr>
          <w:p w14:paraId="291E92E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99</w:t>
            </w:r>
          </w:p>
        </w:tc>
        <w:tc>
          <w:tcPr>
            <w:tcW w:w="1250" w:type="dxa"/>
          </w:tcPr>
          <w:p w14:paraId="14F6E96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49.8%</w:t>
            </w:r>
          </w:p>
        </w:tc>
        <w:tc>
          <w:tcPr>
            <w:tcW w:w="1250" w:type="dxa"/>
          </w:tcPr>
          <w:p w14:paraId="5F642E4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29.5%</w:t>
            </w:r>
          </w:p>
        </w:tc>
      </w:tr>
      <w:tr w:rsidR="003C64F0" w:rsidRPr="00CC2F84" w14:paraId="23CD3860" w14:textId="77777777" w:rsidTr="00A84C1C">
        <w:tc>
          <w:tcPr>
            <w:tcW w:w="1185" w:type="dxa"/>
          </w:tcPr>
          <w:p w14:paraId="30889CD1" w14:textId="77777777" w:rsidR="00AB7EBC" w:rsidRPr="00A84C1C" w:rsidRDefault="00AB7EBC">
            <w:pPr>
              <w:pStyle w:val="Compact"/>
              <w:rPr>
                <w:rFonts w:ascii="Helvetica" w:hAnsi="Helvetica"/>
                <w:sz w:val="18"/>
                <w:szCs w:val="18"/>
              </w:rPr>
            </w:pPr>
          </w:p>
        </w:tc>
        <w:tc>
          <w:tcPr>
            <w:tcW w:w="1002" w:type="dxa"/>
          </w:tcPr>
          <w:p w14:paraId="03F4CB68"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612C013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50" w:type="dxa"/>
          </w:tcPr>
          <w:p w14:paraId="703769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1.3%</w:t>
            </w:r>
          </w:p>
        </w:tc>
        <w:tc>
          <w:tcPr>
            <w:tcW w:w="1250" w:type="dxa"/>
          </w:tcPr>
          <w:p w14:paraId="18E2E0F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w:t>
            </w:r>
          </w:p>
        </w:tc>
        <w:tc>
          <w:tcPr>
            <w:tcW w:w="1250" w:type="dxa"/>
          </w:tcPr>
          <w:p w14:paraId="52DD81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100</w:t>
            </w:r>
          </w:p>
        </w:tc>
        <w:tc>
          <w:tcPr>
            <w:tcW w:w="1250" w:type="dxa"/>
          </w:tcPr>
          <w:p w14:paraId="16CD65C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49.8%</w:t>
            </w:r>
          </w:p>
        </w:tc>
        <w:tc>
          <w:tcPr>
            <w:tcW w:w="1250" w:type="dxa"/>
          </w:tcPr>
          <w:p w14:paraId="60C5EAC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28.4%</w:t>
            </w:r>
          </w:p>
        </w:tc>
      </w:tr>
      <w:tr w:rsidR="003C64F0" w:rsidRPr="00CC2F84" w14:paraId="49CE84B0" w14:textId="77777777" w:rsidTr="00A84C1C">
        <w:tc>
          <w:tcPr>
            <w:tcW w:w="1185" w:type="dxa"/>
          </w:tcPr>
          <w:p w14:paraId="12F8916C" w14:textId="77777777" w:rsidR="00AB7EBC" w:rsidRPr="00A84C1C" w:rsidRDefault="00AB7EBC">
            <w:pPr>
              <w:pStyle w:val="Compact"/>
              <w:rPr>
                <w:rFonts w:ascii="Helvetica" w:hAnsi="Helvetica"/>
                <w:sz w:val="18"/>
                <w:szCs w:val="18"/>
              </w:rPr>
            </w:pPr>
          </w:p>
        </w:tc>
        <w:tc>
          <w:tcPr>
            <w:tcW w:w="1002" w:type="dxa"/>
          </w:tcPr>
          <w:p w14:paraId="64EF87D7"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543B385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w:t>
            </w:r>
          </w:p>
        </w:tc>
        <w:tc>
          <w:tcPr>
            <w:tcW w:w="1250" w:type="dxa"/>
          </w:tcPr>
          <w:p w14:paraId="7EEE524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1.3%</w:t>
            </w:r>
          </w:p>
        </w:tc>
        <w:tc>
          <w:tcPr>
            <w:tcW w:w="1250" w:type="dxa"/>
          </w:tcPr>
          <w:p w14:paraId="17D654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w:t>
            </w:r>
          </w:p>
        </w:tc>
        <w:tc>
          <w:tcPr>
            <w:tcW w:w="1250" w:type="dxa"/>
          </w:tcPr>
          <w:p w14:paraId="1482869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102</w:t>
            </w:r>
          </w:p>
        </w:tc>
        <w:tc>
          <w:tcPr>
            <w:tcW w:w="1250" w:type="dxa"/>
          </w:tcPr>
          <w:p w14:paraId="6E73173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40.3%</w:t>
            </w:r>
          </w:p>
        </w:tc>
        <w:tc>
          <w:tcPr>
            <w:tcW w:w="1250" w:type="dxa"/>
          </w:tcPr>
          <w:p w14:paraId="504D8AB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28.3%</w:t>
            </w:r>
          </w:p>
        </w:tc>
      </w:tr>
      <w:tr w:rsidR="003C64F0" w:rsidRPr="00CC2F84" w14:paraId="0939EF8E" w14:textId="77777777" w:rsidTr="00A84C1C">
        <w:tc>
          <w:tcPr>
            <w:tcW w:w="1185" w:type="dxa"/>
          </w:tcPr>
          <w:p w14:paraId="12C52C5B" w14:textId="77777777" w:rsidR="00AB7EBC" w:rsidRPr="00A84C1C" w:rsidRDefault="00AB7EBC">
            <w:pPr>
              <w:pStyle w:val="Compact"/>
              <w:rPr>
                <w:rFonts w:ascii="Helvetica" w:hAnsi="Helvetica"/>
                <w:sz w:val="18"/>
                <w:szCs w:val="18"/>
              </w:rPr>
            </w:pPr>
          </w:p>
        </w:tc>
        <w:tc>
          <w:tcPr>
            <w:tcW w:w="1002" w:type="dxa"/>
          </w:tcPr>
          <w:p w14:paraId="31435F6C"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00B08D3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50" w:type="dxa"/>
          </w:tcPr>
          <w:p w14:paraId="1025A4A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2.0%</w:t>
            </w:r>
          </w:p>
        </w:tc>
        <w:tc>
          <w:tcPr>
            <w:tcW w:w="1250" w:type="dxa"/>
          </w:tcPr>
          <w:p w14:paraId="0F29C32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50" w:type="dxa"/>
          </w:tcPr>
          <w:p w14:paraId="50308E8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w:t>
            </w:r>
          </w:p>
        </w:tc>
        <w:tc>
          <w:tcPr>
            <w:tcW w:w="1250" w:type="dxa"/>
          </w:tcPr>
          <w:p w14:paraId="71D829E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47.1%</w:t>
            </w:r>
          </w:p>
        </w:tc>
        <w:tc>
          <w:tcPr>
            <w:tcW w:w="1250" w:type="dxa"/>
          </w:tcPr>
          <w:p w14:paraId="0CCC007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34.7%</w:t>
            </w:r>
          </w:p>
        </w:tc>
      </w:tr>
      <w:tr w:rsidR="003C64F0" w:rsidRPr="00CC2F84" w14:paraId="5670F151" w14:textId="77777777" w:rsidTr="00A84C1C">
        <w:tc>
          <w:tcPr>
            <w:tcW w:w="1185" w:type="dxa"/>
          </w:tcPr>
          <w:p w14:paraId="0EA7E1C5" w14:textId="77777777" w:rsidR="00AB7EBC" w:rsidRPr="00A84C1C" w:rsidRDefault="00AB7EBC">
            <w:pPr>
              <w:pStyle w:val="Compact"/>
              <w:rPr>
                <w:rFonts w:ascii="Helvetica" w:hAnsi="Helvetica"/>
                <w:sz w:val="18"/>
                <w:szCs w:val="18"/>
              </w:rPr>
            </w:pPr>
          </w:p>
        </w:tc>
        <w:tc>
          <w:tcPr>
            <w:tcW w:w="1002" w:type="dxa"/>
          </w:tcPr>
          <w:p w14:paraId="598D0B78"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12FDF0A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3.4%</w:t>
            </w:r>
          </w:p>
        </w:tc>
        <w:tc>
          <w:tcPr>
            <w:tcW w:w="1250" w:type="dxa"/>
          </w:tcPr>
          <w:p w14:paraId="3307273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w:t>
            </w:r>
          </w:p>
        </w:tc>
        <w:tc>
          <w:tcPr>
            <w:tcW w:w="1250" w:type="dxa"/>
          </w:tcPr>
          <w:p w14:paraId="34793B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w:t>
            </w:r>
          </w:p>
        </w:tc>
        <w:tc>
          <w:tcPr>
            <w:tcW w:w="1250" w:type="dxa"/>
          </w:tcPr>
          <w:p w14:paraId="29F8363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50" w:type="dxa"/>
          </w:tcPr>
          <w:p w14:paraId="3244906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52.6%</w:t>
            </w:r>
          </w:p>
        </w:tc>
        <w:tc>
          <w:tcPr>
            <w:tcW w:w="1250" w:type="dxa"/>
          </w:tcPr>
          <w:p w14:paraId="0B65AB7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32.7%</w:t>
            </w:r>
          </w:p>
        </w:tc>
      </w:tr>
      <w:tr w:rsidR="003C64F0" w:rsidRPr="00CC2F84" w14:paraId="25AC4F63" w14:textId="77777777" w:rsidTr="00A84C1C">
        <w:tc>
          <w:tcPr>
            <w:tcW w:w="1185" w:type="dxa"/>
          </w:tcPr>
          <w:p w14:paraId="45E68385" w14:textId="77777777" w:rsidR="00AB7EBC" w:rsidRPr="00A84C1C" w:rsidRDefault="00AB7EBC">
            <w:pPr>
              <w:pStyle w:val="Compact"/>
              <w:rPr>
                <w:rFonts w:ascii="Helvetica" w:hAnsi="Helvetica"/>
                <w:sz w:val="18"/>
                <w:szCs w:val="18"/>
              </w:rPr>
            </w:pPr>
          </w:p>
        </w:tc>
        <w:tc>
          <w:tcPr>
            <w:tcW w:w="1002" w:type="dxa"/>
          </w:tcPr>
          <w:p w14:paraId="37507004"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23E6161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50" w:type="dxa"/>
          </w:tcPr>
          <w:p w14:paraId="4CEADC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50" w:type="dxa"/>
          </w:tcPr>
          <w:p w14:paraId="6920D50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w:t>
            </w:r>
          </w:p>
        </w:tc>
        <w:tc>
          <w:tcPr>
            <w:tcW w:w="1250" w:type="dxa"/>
          </w:tcPr>
          <w:p w14:paraId="2B9860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50" w:type="dxa"/>
          </w:tcPr>
          <w:p w14:paraId="0FB63AF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59.2%</w:t>
            </w:r>
          </w:p>
        </w:tc>
        <w:tc>
          <w:tcPr>
            <w:tcW w:w="1250" w:type="dxa"/>
          </w:tcPr>
          <w:p w14:paraId="5D01B5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40.4%</w:t>
            </w:r>
          </w:p>
        </w:tc>
      </w:tr>
      <w:tr w:rsidR="003C64F0" w:rsidRPr="00CC2F84" w14:paraId="4450DCDE" w14:textId="77777777" w:rsidTr="00A84C1C">
        <w:tc>
          <w:tcPr>
            <w:tcW w:w="1185" w:type="dxa"/>
          </w:tcPr>
          <w:p w14:paraId="5E6E5517" w14:textId="77777777" w:rsidR="00AB7EBC" w:rsidRPr="00A84C1C"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A84C1C">
              <w:rPr>
                <w:rFonts w:ascii="Helvetica" w:hAnsi="Helvetica"/>
                <w:sz w:val="18"/>
                <w:szCs w:val="18"/>
              </w:rPr>
              <w:t xml:space="preserve"> = 2</w:t>
            </w:r>
          </w:p>
        </w:tc>
        <w:tc>
          <w:tcPr>
            <w:tcW w:w="1002" w:type="dxa"/>
          </w:tcPr>
          <w:p w14:paraId="49C3422D"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62CE849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18.7%</w:t>
            </w:r>
          </w:p>
        </w:tc>
        <w:tc>
          <w:tcPr>
            <w:tcW w:w="1250" w:type="dxa"/>
          </w:tcPr>
          <w:p w14:paraId="27C2C48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15.6%</w:t>
            </w:r>
          </w:p>
        </w:tc>
        <w:tc>
          <w:tcPr>
            <w:tcW w:w="1250" w:type="dxa"/>
          </w:tcPr>
          <w:p w14:paraId="75F9E65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w:t>
            </w:r>
          </w:p>
        </w:tc>
        <w:tc>
          <w:tcPr>
            <w:tcW w:w="1250" w:type="dxa"/>
          </w:tcPr>
          <w:p w14:paraId="0F06E1D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250" w:type="dxa"/>
          </w:tcPr>
          <w:p w14:paraId="1612B22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86.8%</w:t>
            </w:r>
          </w:p>
        </w:tc>
        <w:tc>
          <w:tcPr>
            <w:tcW w:w="1250" w:type="dxa"/>
          </w:tcPr>
          <w:p w14:paraId="664A1D3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79.2%</w:t>
            </w:r>
          </w:p>
        </w:tc>
      </w:tr>
      <w:tr w:rsidR="003C64F0" w:rsidRPr="00CC2F84" w14:paraId="679E58A6" w14:textId="77777777" w:rsidTr="00A84C1C">
        <w:tc>
          <w:tcPr>
            <w:tcW w:w="1185" w:type="dxa"/>
          </w:tcPr>
          <w:p w14:paraId="6D360876" w14:textId="77777777" w:rsidR="00AB7EBC" w:rsidRPr="00A84C1C" w:rsidRDefault="00AB7EBC">
            <w:pPr>
              <w:pStyle w:val="Compact"/>
              <w:rPr>
                <w:rFonts w:ascii="Helvetica" w:hAnsi="Helvetica"/>
                <w:sz w:val="18"/>
                <w:szCs w:val="18"/>
              </w:rPr>
            </w:pPr>
          </w:p>
        </w:tc>
        <w:tc>
          <w:tcPr>
            <w:tcW w:w="1002" w:type="dxa"/>
          </w:tcPr>
          <w:p w14:paraId="4CEF9293"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1DD6E70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18.7%</w:t>
            </w:r>
          </w:p>
        </w:tc>
        <w:tc>
          <w:tcPr>
            <w:tcW w:w="1250" w:type="dxa"/>
          </w:tcPr>
          <w:p w14:paraId="586A82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15.5%</w:t>
            </w:r>
          </w:p>
        </w:tc>
        <w:tc>
          <w:tcPr>
            <w:tcW w:w="1250" w:type="dxa"/>
          </w:tcPr>
          <w:p w14:paraId="091ADC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28</w:t>
            </w:r>
          </w:p>
        </w:tc>
        <w:tc>
          <w:tcPr>
            <w:tcW w:w="1250" w:type="dxa"/>
          </w:tcPr>
          <w:p w14:paraId="6690B8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250" w:type="dxa"/>
          </w:tcPr>
          <w:p w14:paraId="590131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87.0%</w:t>
            </w:r>
          </w:p>
        </w:tc>
        <w:tc>
          <w:tcPr>
            <w:tcW w:w="1250" w:type="dxa"/>
          </w:tcPr>
          <w:p w14:paraId="1DDAA2A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78.9%</w:t>
            </w:r>
          </w:p>
        </w:tc>
      </w:tr>
      <w:tr w:rsidR="003C64F0" w:rsidRPr="00CC2F84" w14:paraId="6D217157" w14:textId="77777777" w:rsidTr="00A84C1C">
        <w:tc>
          <w:tcPr>
            <w:tcW w:w="1185" w:type="dxa"/>
          </w:tcPr>
          <w:p w14:paraId="40BBC7CC" w14:textId="77777777" w:rsidR="00AB7EBC" w:rsidRPr="00A84C1C" w:rsidRDefault="00AB7EBC">
            <w:pPr>
              <w:pStyle w:val="Compact"/>
              <w:rPr>
                <w:rFonts w:ascii="Helvetica" w:hAnsi="Helvetica"/>
                <w:sz w:val="18"/>
                <w:szCs w:val="18"/>
              </w:rPr>
            </w:pPr>
          </w:p>
        </w:tc>
        <w:tc>
          <w:tcPr>
            <w:tcW w:w="1002" w:type="dxa"/>
          </w:tcPr>
          <w:p w14:paraId="7EECC1BC"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5BD1475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17.2%</w:t>
            </w:r>
          </w:p>
        </w:tc>
        <w:tc>
          <w:tcPr>
            <w:tcW w:w="1250" w:type="dxa"/>
          </w:tcPr>
          <w:p w14:paraId="06AA28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15.4%</w:t>
            </w:r>
          </w:p>
        </w:tc>
        <w:tc>
          <w:tcPr>
            <w:tcW w:w="1250" w:type="dxa"/>
          </w:tcPr>
          <w:p w14:paraId="48F0C38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31</w:t>
            </w:r>
          </w:p>
        </w:tc>
        <w:tc>
          <w:tcPr>
            <w:tcW w:w="1250" w:type="dxa"/>
          </w:tcPr>
          <w:p w14:paraId="578A953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250" w:type="dxa"/>
          </w:tcPr>
          <w:p w14:paraId="7A8B6A7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83.8%</w:t>
            </w:r>
          </w:p>
        </w:tc>
        <w:tc>
          <w:tcPr>
            <w:tcW w:w="1250" w:type="dxa"/>
          </w:tcPr>
          <w:p w14:paraId="51816C3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78.8%</w:t>
            </w:r>
          </w:p>
        </w:tc>
      </w:tr>
      <w:tr w:rsidR="003C64F0" w:rsidRPr="00CC2F84" w14:paraId="1F7BD3C7" w14:textId="77777777" w:rsidTr="00A84C1C">
        <w:tc>
          <w:tcPr>
            <w:tcW w:w="1185" w:type="dxa"/>
          </w:tcPr>
          <w:p w14:paraId="3705FE02" w14:textId="77777777" w:rsidR="00AB7EBC" w:rsidRPr="00A84C1C" w:rsidRDefault="00AB7EBC">
            <w:pPr>
              <w:pStyle w:val="Compact"/>
              <w:rPr>
                <w:rFonts w:ascii="Helvetica" w:hAnsi="Helvetica"/>
                <w:sz w:val="18"/>
                <w:szCs w:val="18"/>
              </w:rPr>
            </w:pPr>
          </w:p>
        </w:tc>
        <w:tc>
          <w:tcPr>
            <w:tcW w:w="1002" w:type="dxa"/>
          </w:tcPr>
          <w:p w14:paraId="7BEE5FAD"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02D95E9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18.5%</w:t>
            </w:r>
          </w:p>
        </w:tc>
        <w:tc>
          <w:tcPr>
            <w:tcW w:w="1250" w:type="dxa"/>
          </w:tcPr>
          <w:p w14:paraId="680EB2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16.6%</w:t>
            </w:r>
          </w:p>
        </w:tc>
        <w:tc>
          <w:tcPr>
            <w:tcW w:w="1250" w:type="dxa"/>
          </w:tcPr>
          <w:p w14:paraId="16E3BF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50" w:type="dxa"/>
          </w:tcPr>
          <w:p w14:paraId="3A38AB9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31</w:t>
            </w:r>
          </w:p>
        </w:tc>
        <w:tc>
          <w:tcPr>
            <w:tcW w:w="1250" w:type="dxa"/>
          </w:tcPr>
          <w:p w14:paraId="2B1C77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85.3%</w:t>
            </w:r>
          </w:p>
        </w:tc>
        <w:tc>
          <w:tcPr>
            <w:tcW w:w="1250" w:type="dxa"/>
          </w:tcPr>
          <w:p w14:paraId="7E2654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80.5%</w:t>
            </w:r>
          </w:p>
        </w:tc>
      </w:tr>
      <w:tr w:rsidR="003C64F0" w:rsidRPr="00CC2F84" w14:paraId="6B04437E" w14:textId="77777777" w:rsidTr="00A84C1C">
        <w:tc>
          <w:tcPr>
            <w:tcW w:w="1185" w:type="dxa"/>
          </w:tcPr>
          <w:p w14:paraId="6C7844BE" w14:textId="77777777" w:rsidR="00AB7EBC" w:rsidRPr="00A84C1C" w:rsidRDefault="00AB7EBC">
            <w:pPr>
              <w:pStyle w:val="Compact"/>
              <w:rPr>
                <w:rFonts w:ascii="Helvetica" w:hAnsi="Helvetica"/>
                <w:sz w:val="18"/>
                <w:szCs w:val="18"/>
              </w:rPr>
            </w:pPr>
          </w:p>
        </w:tc>
        <w:tc>
          <w:tcPr>
            <w:tcW w:w="1002" w:type="dxa"/>
          </w:tcPr>
          <w:p w14:paraId="5CF229DA"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513C81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19.4%</w:t>
            </w:r>
          </w:p>
        </w:tc>
        <w:tc>
          <w:tcPr>
            <w:tcW w:w="1250" w:type="dxa"/>
          </w:tcPr>
          <w:p w14:paraId="1943445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16.2%</w:t>
            </w:r>
          </w:p>
        </w:tc>
        <w:tc>
          <w:tcPr>
            <w:tcW w:w="1250" w:type="dxa"/>
          </w:tcPr>
          <w:p w14:paraId="44A1549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27</w:t>
            </w:r>
          </w:p>
        </w:tc>
        <w:tc>
          <w:tcPr>
            <w:tcW w:w="1250" w:type="dxa"/>
          </w:tcPr>
          <w:p w14:paraId="7C37B57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w:t>
            </w:r>
          </w:p>
        </w:tc>
        <w:tc>
          <w:tcPr>
            <w:tcW w:w="1250" w:type="dxa"/>
          </w:tcPr>
          <w:p w14:paraId="0038A8E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87.5%</w:t>
            </w:r>
          </w:p>
        </w:tc>
        <w:tc>
          <w:tcPr>
            <w:tcW w:w="1250" w:type="dxa"/>
          </w:tcPr>
          <w:p w14:paraId="18B4CC0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79.9%</w:t>
            </w:r>
          </w:p>
        </w:tc>
      </w:tr>
      <w:tr w:rsidR="003C64F0" w:rsidRPr="00CC2F84" w14:paraId="1FF03C84" w14:textId="77777777" w:rsidTr="00A84C1C">
        <w:tc>
          <w:tcPr>
            <w:tcW w:w="1185" w:type="dxa"/>
          </w:tcPr>
          <w:p w14:paraId="1D9E3942" w14:textId="77777777" w:rsidR="00AB7EBC" w:rsidRPr="00A84C1C" w:rsidRDefault="00AB7EBC">
            <w:pPr>
              <w:pStyle w:val="Compact"/>
              <w:rPr>
                <w:rFonts w:ascii="Helvetica" w:hAnsi="Helvetica"/>
                <w:sz w:val="18"/>
                <w:szCs w:val="18"/>
              </w:rPr>
            </w:pPr>
          </w:p>
        </w:tc>
        <w:tc>
          <w:tcPr>
            <w:tcW w:w="1002" w:type="dxa"/>
          </w:tcPr>
          <w:p w14:paraId="5A076806"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692EA03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21.1%</w:t>
            </w:r>
          </w:p>
        </w:tc>
        <w:tc>
          <w:tcPr>
            <w:tcW w:w="1250" w:type="dxa"/>
          </w:tcPr>
          <w:p w14:paraId="3CC56FB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17.8%</w:t>
            </w:r>
          </w:p>
        </w:tc>
        <w:tc>
          <w:tcPr>
            <w:tcW w:w="1250" w:type="dxa"/>
          </w:tcPr>
          <w:p w14:paraId="7D5BA4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26</w:t>
            </w:r>
          </w:p>
        </w:tc>
        <w:tc>
          <w:tcPr>
            <w:tcW w:w="1250" w:type="dxa"/>
          </w:tcPr>
          <w:p w14:paraId="3FC1FD3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29</w:t>
            </w:r>
          </w:p>
        </w:tc>
        <w:tc>
          <w:tcPr>
            <w:tcW w:w="1250" w:type="dxa"/>
          </w:tcPr>
          <w:p w14:paraId="101B1A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88.9%</w:t>
            </w:r>
          </w:p>
        </w:tc>
        <w:tc>
          <w:tcPr>
            <w:tcW w:w="1250" w:type="dxa"/>
          </w:tcPr>
          <w:p w14:paraId="7AC2D8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82.0%</w:t>
            </w:r>
          </w:p>
        </w:tc>
      </w:tr>
      <w:tr w:rsidR="003C64F0" w:rsidRPr="00CC2F84" w14:paraId="7C94459A" w14:textId="77777777" w:rsidTr="00A84C1C">
        <w:tc>
          <w:tcPr>
            <w:tcW w:w="1185" w:type="dxa"/>
          </w:tcPr>
          <w:p w14:paraId="5E4E5F41" w14:textId="77777777" w:rsidR="00AB7EBC" w:rsidRPr="00A84C1C"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A84C1C">
              <w:rPr>
                <w:rFonts w:ascii="Helvetica" w:hAnsi="Helvetica"/>
                <w:sz w:val="18"/>
                <w:szCs w:val="18"/>
              </w:rPr>
              <w:t xml:space="preserve"> = 3</w:t>
            </w:r>
          </w:p>
        </w:tc>
        <w:tc>
          <w:tcPr>
            <w:tcW w:w="1002" w:type="dxa"/>
          </w:tcPr>
          <w:p w14:paraId="7FA92F81"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1890617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33.2%</w:t>
            </w:r>
          </w:p>
        </w:tc>
        <w:tc>
          <w:tcPr>
            <w:tcW w:w="1250" w:type="dxa"/>
          </w:tcPr>
          <w:p w14:paraId="75F831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30.4%</w:t>
            </w:r>
          </w:p>
        </w:tc>
        <w:tc>
          <w:tcPr>
            <w:tcW w:w="1250" w:type="dxa"/>
          </w:tcPr>
          <w:p w14:paraId="4D8848B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50" w:type="dxa"/>
          </w:tcPr>
          <w:p w14:paraId="005A63F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w:t>
            </w:r>
          </w:p>
        </w:tc>
        <w:tc>
          <w:tcPr>
            <w:tcW w:w="1250" w:type="dxa"/>
          </w:tcPr>
          <w:p w14:paraId="26BA634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96.1%</w:t>
            </w:r>
          </w:p>
        </w:tc>
        <w:tc>
          <w:tcPr>
            <w:tcW w:w="1250" w:type="dxa"/>
          </w:tcPr>
          <w:p w14:paraId="5780A05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93.9%</w:t>
            </w:r>
          </w:p>
        </w:tc>
      </w:tr>
      <w:tr w:rsidR="003C64F0" w:rsidRPr="00CC2F84" w14:paraId="02A87F6C" w14:textId="77777777" w:rsidTr="00A84C1C">
        <w:tc>
          <w:tcPr>
            <w:tcW w:w="1185" w:type="dxa"/>
          </w:tcPr>
          <w:p w14:paraId="5F3F2BE4" w14:textId="77777777" w:rsidR="00AB7EBC" w:rsidRPr="00A84C1C" w:rsidRDefault="00AB7EBC">
            <w:pPr>
              <w:pStyle w:val="Compact"/>
              <w:rPr>
                <w:rFonts w:ascii="Helvetica" w:hAnsi="Helvetica"/>
                <w:sz w:val="18"/>
                <w:szCs w:val="18"/>
              </w:rPr>
            </w:pPr>
          </w:p>
        </w:tc>
        <w:tc>
          <w:tcPr>
            <w:tcW w:w="1002" w:type="dxa"/>
          </w:tcPr>
          <w:p w14:paraId="1583A8EA"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76F3DFB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33.2%</w:t>
            </w:r>
          </w:p>
        </w:tc>
        <w:tc>
          <w:tcPr>
            <w:tcW w:w="1250" w:type="dxa"/>
          </w:tcPr>
          <w:p w14:paraId="04DB417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30.3%</w:t>
            </w:r>
          </w:p>
        </w:tc>
        <w:tc>
          <w:tcPr>
            <w:tcW w:w="1250" w:type="dxa"/>
          </w:tcPr>
          <w:p w14:paraId="6A6BF4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50" w:type="dxa"/>
          </w:tcPr>
          <w:p w14:paraId="4A847E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w:t>
            </w:r>
          </w:p>
        </w:tc>
        <w:tc>
          <w:tcPr>
            <w:tcW w:w="1250" w:type="dxa"/>
          </w:tcPr>
          <w:p w14:paraId="57E2C3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96.2%</w:t>
            </w:r>
          </w:p>
        </w:tc>
        <w:tc>
          <w:tcPr>
            <w:tcW w:w="1250" w:type="dxa"/>
          </w:tcPr>
          <w:p w14:paraId="3178CEF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93.8%</w:t>
            </w:r>
          </w:p>
        </w:tc>
      </w:tr>
      <w:tr w:rsidR="003C64F0" w:rsidRPr="00CC2F84" w14:paraId="70977A67" w14:textId="77777777" w:rsidTr="00A84C1C">
        <w:tc>
          <w:tcPr>
            <w:tcW w:w="1185" w:type="dxa"/>
          </w:tcPr>
          <w:p w14:paraId="152D13BA" w14:textId="77777777" w:rsidR="00AB7EBC" w:rsidRPr="00A84C1C" w:rsidRDefault="00AB7EBC">
            <w:pPr>
              <w:pStyle w:val="Compact"/>
              <w:rPr>
                <w:rFonts w:ascii="Helvetica" w:hAnsi="Helvetica"/>
                <w:sz w:val="18"/>
                <w:szCs w:val="18"/>
              </w:rPr>
            </w:pPr>
          </w:p>
        </w:tc>
        <w:tc>
          <w:tcPr>
            <w:tcW w:w="1002" w:type="dxa"/>
          </w:tcPr>
          <w:p w14:paraId="7D5A709B"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119ED75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31.9%</w:t>
            </w:r>
          </w:p>
        </w:tc>
        <w:tc>
          <w:tcPr>
            <w:tcW w:w="1250" w:type="dxa"/>
          </w:tcPr>
          <w:p w14:paraId="15B7967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30.3%</w:t>
            </w:r>
          </w:p>
        </w:tc>
        <w:tc>
          <w:tcPr>
            <w:tcW w:w="1250" w:type="dxa"/>
          </w:tcPr>
          <w:p w14:paraId="3F13609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w:t>
            </w:r>
          </w:p>
        </w:tc>
        <w:tc>
          <w:tcPr>
            <w:tcW w:w="1250" w:type="dxa"/>
          </w:tcPr>
          <w:p w14:paraId="656D5E2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19</w:t>
            </w:r>
          </w:p>
        </w:tc>
        <w:tc>
          <w:tcPr>
            <w:tcW w:w="1250" w:type="dxa"/>
          </w:tcPr>
          <w:p w14:paraId="2FC16A6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95.2%</w:t>
            </w:r>
          </w:p>
        </w:tc>
        <w:tc>
          <w:tcPr>
            <w:tcW w:w="1250" w:type="dxa"/>
          </w:tcPr>
          <w:p w14:paraId="2A1B33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93.8%</w:t>
            </w:r>
          </w:p>
        </w:tc>
      </w:tr>
      <w:tr w:rsidR="003C64F0" w:rsidRPr="00CC2F84" w14:paraId="73219687" w14:textId="77777777" w:rsidTr="00A84C1C">
        <w:tc>
          <w:tcPr>
            <w:tcW w:w="1185" w:type="dxa"/>
          </w:tcPr>
          <w:p w14:paraId="7E3FAAFD" w14:textId="77777777" w:rsidR="00AB7EBC" w:rsidRPr="00A84C1C" w:rsidRDefault="00AB7EBC">
            <w:pPr>
              <w:pStyle w:val="Compact"/>
              <w:rPr>
                <w:rFonts w:ascii="Helvetica" w:hAnsi="Helvetica"/>
                <w:sz w:val="18"/>
                <w:szCs w:val="18"/>
              </w:rPr>
            </w:pPr>
          </w:p>
        </w:tc>
        <w:tc>
          <w:tcPr>
            <w:tcW w:w="1002" w:type="dxa"/>
          </w:tcPr>
          <w:p w14:paraId="6B8FA990"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0168EAA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32.9%</w:t>
            </w:r>
          </w:p>
        </w:tc>
        <w:tc>
          <w:tcPr>
            <w:tcW w:w="1250" w:type="dxa"/>
          </w:tcPr>
          <w:p w14:paraId="30FFE84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31.2%</w:t>
            </w:r>
          </w:p>
        </w:tc>
        <w:tc>
          <w:tcPr>
            <w:tcW w:w="1250" w:type="dxa"/>
          </w:tcPr>
          <w:p w14:paraId="647FE30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50" w:type="dxa"/>
          </w:tcPr>
          <w:p w14:paraId="1935A8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w:t>
            </w:r>
          </w:p>
        </w:tc>
        <w:tc>
          <w:tcPr>
            <w:tcW w:w="1250" w:type="dxa"/>
          </w:tcPr>
          <w:p w14:paraId="3A8B18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95.6%</w:t>
            </w:r>
          </w:p>
        </w:tc>
        <w:tc>
          <w:tcPr>
            <w:tcW w:w="1250" w:type="dxa"/>
          </w:tcPr>
          <w:p w14:paraId="0542EA4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94.2%</w:t>
            </w:r>
          </w:p>
        </w:tc>
      </w:tr>
      <w:tr w:rsidR="003C64F0" w:rsidRPr="00CC2F84" w14:paraId="3032A8B3" w14:textId="77777777" w:rsidTr="00A84C1C">
        <w:tc>
          <w:tcPr>
            <w:tcW w:w="1185" w:type="dxa"/>
          </w:tcPr>
          <w:p w14:paraId="6A98ADDB" w14:textId="77777777" w:rsidR="00AB7EBC" w:rsidRPr="00A84C1C" w:rsidRDefault="00AB7EBC">
            <w:pPr>
              <w:pStyle w:val="Compact"/>
              <w:rPr>
                <w:rFonts w:ascii="Helvetica" w:hAnsi="Helvetica"/>
                <w:sz w:val="18"/>
                <w:szCs w:val="18"/>
              </w:rPr>
            </w:pPr>
          </w:p>
        </w:tc>
        <w:tc>
          <w:tcPr>
            <w:tcW w:w="1002" w:type="dxa"/>
          </w:tcPr>
          <w:p w14:paraId="7E528B4A"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3FB682D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33.7%</w:t>
            </w:r>
          </w:p>
        </w:tc>
        <w:tc>
          <w:tcPr>
            <w:tcW w:w="1250" w:type="dxa"/>
          </w:tcPr>
          <w:p w14:paraId="57C5DC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30.9%</w:t>
            </w:r>
          </w:p>
        </w:tc>
        <w:tc>
          <w:tcPr>
            <w:tcW w:w="1250" w:type="dxa"/>
          </w:tcPr>
          <w:p w14:paraId="5CB8543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50" w:type="dxa"/>
          </w:tcPr>
          <w:p w14:paraId="2684D5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18</w:t>
            </w:r>
          </w:p>
        </w:tc>
        <w:tc>
          <w:tcPr>
            <w:tcW w:w="1250" w:type="dxa"/>
          </w:tcPr>
          <w:p w14:paraId="510F7AD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96.3%</w:t>
            </w:r>
          </w:p>
        </w:tc>
        <w:tc>
          <w:tcPr>
            <w:tcW w:w="1250" w:type="dxa"/>
          </w:tcPr>
          <w:p w14:paraId="59E7E46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94.1%</w:t>
            </w:r>
          </w:p>
        </w:tc>
      </w:tr>
      <w:tr w:rsidR="003C64F0" w:rsidRPr="00CC2F84" w14:paraId="5287818C" w14:textId="77777777" w:rsidTr="00A84C1C">
        <w:tc>
          <w:tcPr>
            <w:tcW w:w="1185" w:type="dxa"/>
          </w:tcPr>
          <w:p w14:paraId="227EADFA" w14:textId="77777777" w:rsidR="00AB7EBC" w:rsidRPr="00A84C1C" w:rsidRDefault="00AB7EBC">
            <w:pPr>
              <w:pStyle w:val="Compact"/>
              <w:rPr>
                <w:rFonts w:ascii="Helvetica" w:hAnsi="Helvetica"/>
                <w:sz w:val="18"/>
                <w:szCs w:val="18"/>
              </w:rPr>
            </w:pPr>
          </w:p>
        </w:tc>
        <w:tc>
          <w:tcPr>
            <w:tcW w:w="1002" w:type="dxa"/>
          </w:tcPr>
          <w:p w14:paraId="70E50637"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1D2C67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35.1%</w:t>
            </w:r>
          </w:p>
        </w:tc>
        <w:tc>
          <w:tcPr>
            <w:tcW w:w="1250" w:type="dxa"/>
          </w:tcPr>
          <w:p w14:paraId="4B81615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32.1%</w:t>
            </w:r>
          </w:p>
        </w:tc>
        <w:tc>
          <w:tcPr>
            <w:tcW w:w="1250" w:type="dxa"/>
          </w:tcPr>
          <w:p w14:paraId="3D80C3D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16</w:t>
            </w:r>
          </w:p>
        </w:tc>
        <w:tc>
          <w:tcPr>
            <w:tcW w:w="1250" w:type="dxa"/>
          </w:tcPr>
          <w:p w14:paraId="0FE6CD0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17</w:t>
            </w:r>
          </w:p>
        </w:tc>
        <w:tc>
          <w:tcPr>
            <w:tcW w:w="1250" w:type="dxa"/>
          </w:tcPr>
          <w:p w14:paraId="245453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96.7%</w:t>
            </w:r>
          </w:p>
        </w:tc>
        <w:tc>
          <w:tcPr>
            <w:tcW w:w="1250" w:type="dxa"/>
          </w:tcPr>
          <w:p w14:paraId="5224380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94.6%</w:t>
            </w:r>
          </w:p>
        </w:tc>
      </w:tr>
      <w:tr w:rsidR="003C64F0" w:rsidRPr="00CC2F84" w14:paraId="1A85C8D9" w14:textId="77777777" w:rsidTr="00A84C1C">
        <w:tc>
          <w:tcPr>
            <w:tcW w:w="1185" w:type="dxa"/>
          </w:tcPr>
          <w:p w14:paraId="3381B97E"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0.75</w:t>
            </w:r>
          </w:p>
        </w:tc>
        <w:tc>
          <w:tcPr>
            <w:tcW w:w="1002" w:type="dxa"/>
          </w:tcPr>
          <w:p w14:paraId="12B5E441"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67023E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w:t>
            </w:r>
          </w:p>
        </w:tc>
        <w:tc>
          <w:tcPr>
            <w:tcW w:w="1250" w:type="dxa"/>
          </w:tcPr>
          <w:p w14:paraId="5C13212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64ECE5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50" w:type="dxa"/>
          </w:tcPr>
          <w:p w14:paraId="6F2219F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0A4BE2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72.8%</w:t>
            </w:r>
          </w:p>
        </w:tc>
        <w:tc>
          <w:tcPr>
            <w:tcW w:w="1250" w:type="dxa"/>
          </w:tcPr>
          <w:p w14:paraId="1C483E2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0F585D4B" w14:textId="77777777" w:rsidTr="00A84C1C">
        <w:tc>
          <w:tcPr>
            <w:tcW w:w="1185" w:type="dxa"/>
          </w:tcPr>
          <w:p w14:paraId="1976DC6A" w14:textId="77777777" w:rsidR="00AB7EBC" w:rsidRPr="00A84C1C" w:rsidRDefault="00AB7EBC">
            <w:pPr>
              <w:pStyle w:val="Compact"/>
              <w:rPr>
                <w:rFonts w:ascii="Helvetica" w:hAnsi="Helvetica"/>
                <w:sz w:val="18"/>
                <w:szCs w:val="18"/>
              </w:rPr>
            </w:pPr>
          </w:p>
        </w:tc>
        <w:tc>
          <w:tcPr>
            <w:tcW w:w="1002" w:type="dxa"/>
          </w:tcPr>
          <w:p w14:paraId="7FF28F18"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17687B9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9.7%</w:t>
            </w:r>
          </w:p>
        </w:tc>
        <w:tc>
          <w:tcPr>
            <w:tcW w:w="1250" w:type="dxa"/>
          </w:tcPr>
          <w:p w14:paraId="1E5A0AA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7F5858E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50" w:type="dxa"/>
          </w:tcPr>
          <w:p w14:paraId="7B5674E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3ECF68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73.0%</w:t>
            </w:r>
          </w:p>
        </w:tc>
        <w:tc>
          <w:tcPr>
            <w:tcW w:w="1250" w:type="dxa"/>
          </w:tcPr>
          <w:p w14:paraId="35DD8C3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56.5%</w:t>
            </w:r>
          </w:p>
        </w:tc>
      </w:tr>
      <w:tr w:rsidR="003C64F0" w:rsidRPr="00CC2F84" w14:paraId="1705B464" w14:textId="77777777" w:rsidTr="00A84C1C">
        <w:tc>
          <w:tcPr>
            <w:tcW w:w="1185" w:type="dxa"/>
          </w:tcPr>
          <w:p w14:paraId="4BFFB4C7" w14:textId="77777777" w:rsidR="00AB7EBC" w:rsidRPr="00A84C1C" w:rsidRDefault="00AB7EBC">
            <w:pPr>
              <w:pStyle w:val="Compact"/>
              <w:rPr>
                <w:rFonts w:ascii="Helvetica" w:hAnsi="Helvetica"/>
                <w:sz w:val="18"/>
                <w:szCs w:val="18"/>
              </w:rPr>
            </w:pPr>
          </w:p>
        </w:tc>
        <w:tc>
          <w:tcPr>
            <w:tcW w:w="1002" w:type="dxa"/>
          </w:tcPr>
          <w:p w14:paraId="2BC7086A"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0D9AA75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w:t>
            </w:r>
          </w:p>
        </w:tc>
        <w:tc>
          <w:tcPr>
            <w:tcW w:w="1250" w:type="dxa"/>
          </w:tcPr>
          <w:p w14:paraId="0112B6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45FCD7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0FDF81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0C75FC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66.5%</w:t>
            </w:r>
          </w:p>
        </w:tc>
        <w:tc>
          <w:tcPr>
            <w:tcW w:w="1250" w:type="dxa"/>
          </w:tcPr>
          <w:p w14:paraId="2567B7D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135A1D55" w14:textId="77777777" w:rsidTr="00A84C1C">
        <w:tc>
          <w:tcPr>
            <w:tcW w:w="1185" w:type="dxa"/>
          </w:tcPr>
          <w:p w14:paraId="50E613A7" w14:textId="77777777" w:rsidR="00AB7EBC" w:rsidRPr="00A84C1C" w:rsidRDefault="00AB7EBC">
            <w:pPr>
              <w:pStyle w:val="Compact"/>
              <w:rPr>
                <w:rFonts w:ascii="Helvetica" w:hAnsi="Helvetica"/>
                <w:sz w:val="18"/>
                <w:szCs w:val="18"/>
              </w:rPr>
            </w:pPr>
          </w:p>
        </w:tc>
        <w:tc>
          <w:tcPr>
            <w:tcW w:w="1002" w:type="dxa"/>
          </w:tcPr>
          <w:p w14:paraId="258CD7C5"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273E5B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9.2%</w:t>
            </w:r>
          </w:p>
        </w:tc>
        <w:tc>
          <w:tcPr>
            <w:tcW w:w="1250" w:type="dxa"/>
          </w:tcPr>
          <w:p w14:paraId="1E55EE3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50" w:type="dxa"/>
          </w:tcPr>
          <w:p w14:paraId="61A0AD2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50" w:type="dxa"/>
          </w:tcPr>
          <w:p w14:paraId="6C1F0C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7E3ED7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69.9%</w:t>
            </w:r>
          </w:p>
        </w:tc>
        <w:tc>
          <w:tcPr>
            <w:tcW w:w="1250" w:type="dxa"/>
          </w:tcPr>
          <w:p w14:paraId="4BCD05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17B5101C" w14:textId="77777777" w:rsidTr="00A84C1C">
        <w:tc>
          <w:tcPr>
            <w:tcW w:w="1185" w:type="dxa"/>
          </w:tcPr>
          <w:p w14:paraId="03240114" w14:textId="77777777" w:rsidR="00AB7EBC" w:rsidRPr="00A84C1C" w:rsidRDefault="00AB7EBC">
            <w:pPr>
              <w:pStyle w:val="Compact"/>
              <w:rPr>
                <w:rFonts w:ascii="Helvetica" w:hAnsi="Helvetica"/>
                <w:sz w:val="18"/>
                <w:szCs w:val="18"/>
              </w:rPr>
            </w:pPr>
          </w:p>
        </w:tc>
        <w:tc>
          <w:tcPr>
            <w:tcW w:w="1002" w:type="dxa"/>
          </w:tcPr>
          <w:p w14:paraId="1749FC6A"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0C651F1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10.3%</w:t>
            </w:r>
          </w:p>
        </w:tc>
        <w:tc>
          <w:tcPr>
            <w:tcW w:w="1250" w:type="dxa"/>
          </w:tcPr>
          <w:p w14:paraId="1E658E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390F9E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41</w:t>
            </w:r>
          </w:p>
        </w:tc>
        <w:tc>
          <w:tcPr>
            <w:tcW w:w="1250" w:type="dxa"/>
          </w:tcPr>
          <w:p w14:paraId="27388A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3F14D04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74.2%</w:t>
            </w:r>
          </w:p>
        </w:tc>
        <w:tc>
          <w:tcPr>
            <w:tcW w:w="1250" w:type="dxa"/>
          </w:tcPr>
          <w:p w14:paraId="1C87903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58.8%</w:t>
            </w:r>
          </w:p>
        </w:tc>
      </w:tr>
      <w:tr w:rsidR="003C64F0" w:rsidRPr="00CC2F84" w14:paraId="0EC3A9FD" w14:textId="77777777" w:rsidTr="00A84C1C">
        <w:tc>
          <w:tcPr>
            <w:tcW w:w="1185" w:type="dxa"/>
          </w:tcPr>
          <w:p w14:paraId="1837D27F" w14:textId="77777777" w:rsidR="00AB7EBC" w:rsidRPr="00A84C1C" w:rsidRDefault="00AB7EBC">
            <w:pPr>
              <w:pStyle w:val="Compact"/>
              <w:rPr>
                <w:rFonts w:ascii="Helvetica" w:hAnsi="Helvetica"/>
                <w:sz w:val="18"/>
                <w:szCs w:val="18"/>
              </w:rPr>
            </w:pPr>
          </w:p>
        </w:tc>
        <w:tc>
          <w:tcPr>
            <w:tcW w:w="1002" w:type="dxa"/>
          </w:tcPr>
          <w:p w14:paraId="30932130"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176CFA1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12.1%</w:t>
            </w:r>
          </w:p>
        </w:tc>
        <w:tc>
          <w:tcPr>
            <w:tcW w:w="1250" w:type="dxa"/>
          </w:tcPr>
          <w:p w14:paraId="4AC415E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8.4%</w:t>
            </w:r>
          </w:p>
        </w:tc>
        <w:tc>
          <w:tcPr>
            <w:tcW w:w="1250" w:type="dxa"/>
          </w:tcPr>
          <w:p w14:paraId="5F894A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37</w:t>
            </w:r>
          </w:p>
        </w:tc>
        <w:tc>
          <w:tcPr>
            <w:tcW w:w="1250" w:type="dxa"/>
          </w:tcPr>
          <w:p w14:paraId="30F3A6A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0E4DA0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77.2%</w:t>
            </w:r>
          </w:p>
        </w:tc>
        <w:tc>
          <w:tcPr>
            <w:tcW w:w="1250" w:type="dxa"/>
          </w:tcPr>
          <w:p w14:paraId="53235D6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63.5%</w:t>
            </w:r>
          </w:p>
        </w:tc>
      </w:tr>
      <w:tr w:rsidR="003C64F0" w:rsidRPr="00CC2F84" w14:paraId="082FDD9D" w14:textId="77777777" w:rsidTr="00A84C1C">
        <w:tc>
          <w:tcPr>
            <w:tcW w:w="1185" w:type="dxa"/>
          </w:tcPr>
          <w:p w14:paraId="035D19C4"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0.5</w:t>
            </w:r>
          </w:p>
        </w:tc>
        <w:tc>
          <w:tcPr>
            <w:tcW w:w="1002" w:type="dxa"/>
          </w:tcPr>
          <w:p w14:paraId="25B2394A"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414C917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8.2%</w:t>
            </w:r>
          </w:p>
        </w:tc>
        <w:tc>
          <w:tcPr>
            <w:tcW w:w="1250" w:type="dxa"/>
          </w:tcPr>
          <w:p w14:paraId="31765EC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251F91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4723697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3491E41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70.7%</w:t>
            </w:r>
          </w:p>
        </w:tc>
        <w:tc>
          <w:tcPr>
            <w:tcW w:w="1250" w:type="dxa"/>
          </w:tcPr>
          <w:p w14:paraId="5BE8AC8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0FC629DA" w14:textId="77777777" w:rsidTr="00A84C1C">
        <w:tc>
          <w:tcPr>
            <w:tcW w:w="1185" w:type="dxa"/>
          </w:tcPr>
          <w:p w14:paraId="2F557B58" w14:textId="77777777" w:rsidR="00AB7EBC" w:rsidRPr="00A84C1C" w:rsidRDefault="00AB7EBC">
            <w:pPr>
              <w:pStyle w:val="Compact"/>
              <w:rPr>
                <w:rFonts w:ascii="Helvetica" w:hAnsi="Helvetica"/>
                <w:sz w:val="18"/>
                <w:szCs w:val="18"/>
              </w:rPr>
            </w:pPr>
          </w:p>
        </w:tc>
        <w:tc>
          <w:tcPr>
            <w:tcW w:w="1002" w:type="dxa"/>
          </w:tcPr>
          <w:p w14:paraId="7D69B85B"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5BD26FA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8.2%</w:t>
            </w:r>
          </w:p>
        </w:tc>
        <w:tc>
          <w:tcPr>
            <w:tcW w:w="1250" w:type="dxa"/>
          </w:tcPr>
          <w:p w14:paraId="3311FF0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5472AE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4E9A6C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15407F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70.9%</w:t>
            </w:r>
          </w:p>
        </w:tc>
        <w:tc>
          <w:tcPr>
            <w:tcW w:w="1250" w:type="dxa"/>
          </w:tcPr>
          <w:p w14:paraId="665CC3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6A1B5977" w14:textId="77777777" w:rsidTr="00A84C1C">
        <w:tc>
          <w:tcPr>
            <w:tcW w:w="1185" w:type="dxa"/>
          </w:tcPr>
          <w:p w14:paraId="404043D2" w14:textId="77777777" w:rsidR="00AB7EBC" w:rsidRPr="00A84C1C" w:rsidRDefault="00AB7EBC">
            <w:pPr>
              <w:pStyle w:val="Compact"/>
              <w:rPr>
                <w:rFonts w:ascii="Helvetica" w:hAnsi="Helvetica"/>
                <w:sz w:val="18"/>
                <w:szCs w:val="18"/>
              </w:rPr>
            </w:pPr>
          </w:p>
        </w:tc>
        <w:tc>
          <w:tcPr>
            <w:tcW w:w="1002" w:type="dxa"/>
          </w:tcPr>
          <w:p w14:paraId="7C76AEE5"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70207EB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w:t>
            </w:r>
          </w:p>
        </w:tc>
        <w:tc>
          <w:tcPr>
            <w:tcW w:w="1250" w:type="dxa"/>
          </w:tcPr>
          <w:p w14:paraId="29A98E7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68CA50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50" w:type="dxa"/>
          </w:tcPr>
          <w:p w14:paraId="348ABAD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492D9E7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64.9%</w:t>
            </w:r>
          </w:p>
        </w:tc>
        <w:tc>
          <w:tcPr>
            <w:tcW w:w="1250" w:type="dxa"/>
          </w:tcPr>
          <w:p w14:paraId="76244FE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65946EC3" w14:textId="77777777" w:rsidTr="00A84C1C">
        <w:tc>
          <w:tcPr>
            <w:tcW w:w="1185" w:type="dxa"/>
          </w:tcPr>
          <w:p w14:paraId="36441BBF" w14:textId="77777777" w:rsidR="00AB7EBC" w:rsidRPr="00A84C1C" w:rsidRDefault="00AB7EBC">
            <w:pPr>
              <w:pStyle w:val="Compact"/>
              <w:rPr>
                <w:rFonts w:ascii="Helvetica" w:hAnsi="Helvetica"/>
                <w:sz w:val="18"/>
                <w:szCs w:val="18"/>
              </w:rPr>
            </w:pPr>
          </w:p>
        </w:tc>
        <w:tc>
          <w:tcPr>
            <w:tcW w:w="1002" w:type="dxa"/>
          </w:tcPr>
          <w:p w14:paraId="6DE94F57"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2A95BE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4DB8601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50" w:type="dxa"/>
          </w:tcPr>
          <w:p w14:paraId="354B97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50" w:type="dxa"/>
          </w:tcPr>
          <w:p w14:paraId="300DF1F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22098F0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68.5%</w:t>
            </w:r>
          </w:p>
        </w:tc>
        <w:tc>
          <w:tcPr>
            <w:tcW w:w="1250" w:type="dxa"/>
          </w:tcPr>
          <w:p w14:paraId="63C05BF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1F8075C1" w14:textId="77777777" w:rsidTr="00A84C1C">
        <w:tc>
          <w:tcPr>
            <w:tcW w:w="1185" w:type="dxa"/>
          </w:tcPr>
          <w:p w14:paraId="0A6A27DA" w14:textId="77777777" w:rsidR="00AB7EBC" w:rsidRPr="00A84C1C" w:rsidRDefault="00AB7EBC">
            <w:pPr>
              <w:pStyle w:val="Compact"/>
              <w:rPr>
                <w:rFonts w:ascii="Helvetica" w:hAnsi="Helvetica"/>
                <w:sz w:val="18"/>
                <w:szCs w:val="18"/>
              </w:rPr>
            </w:pPr>
          </w:p>
        </w:tc>
        <w:tc>
          <w:tcPr>
            <w:tcW w:w="1002" w:type="dxa"/>
          </w:tcPr>
          <w:p w14:paraId="25879716"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5DBBE6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50" w:type="dxa"/>
          </w:tcPr>
          <w:p w14:paraId="0C73AB5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4C81604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1A567F2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0359817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72.4%</w:t>
            </w:r>
          </w:p>
        </w:tc>
        <w:tc>
          <w:tcPr>
            <w:tcW w:w="1250" w:type="dxa"/>
          </w:tcPr>
          <w:p w14:paraId="1BC995B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7D955AFD" w14:textId="77777777" w:rsidTr="00A84C1C">
        <w:tc>
          <w:tcPr>
            <w:tcW w:w="1185" w:type="dxa"/>
          </w:tcPr>
          <w:p w14:paraId="1E322769" w14:textId="77777777" w:rsidR="00AB7EBC" w:rsidRPr="00A84C1C" w:rsidRDefault="00AB7EBC">
            <w:pPr>
              <w:pStyle w:val="Compact"/>
              <w:rPr>
                <w:rFonts w:ascii="Helvetica" w:hAnsi="Helvetica"/>
                <w:sz w:val="18"/>
                <w:szCs w:val="18"/>
              </w:rPr>
            </w:pPr>
          </w:p>
        </w:tc>
        <w:tc>
          <w:tcPr>
            <w:tcW w:w="1002" w:type="dxa"/>
          </w:tcPr>
          <w:p w14:paraId="051EA6C3"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03F0427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10.7%</w:t>
            </w:r>
          </w:p>
        </w:tc>
        <w:tc>
          <w:tcPr>
            <w:tcW w:w="1250" w:type="dxa"/>
          </w:tcPr>
          <w:p w14:paraId="333359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53EA398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50" w:type="dxa"/>
          </w:tcPr>
          <w:p w14:paraId="5BAECD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5C06350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75.8%</w:t>
            </w:r>
          </w:p>
        </w:tc>
        <w:tc>
          <w:tcPr>
            <w:tcW w:w="1250" w:type="dxa"/>
          </w:tcPr>
          <w:p w14:paraId="752DEAC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63.5%</w:t>
            </w:r>
          </w:p>
        </w:tc>
      </w:tr>
      <w:tr w:rsidR="003C64F0" w:rsidRPr="00CC2F84" w14:paraId="5EE4E4F9" w14:textId="77777777" w:rsidTr="00A84C1C">
        <w:tc>
          <w:tcPr>
            <w:tcW w:w="1185" w:type="dxa"/>
          </w:tcPr>
          <w:p w14:paraId="65D095AB"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0.33</w:t>
            </w:r>
          </w:p>
        </w:tc>
        <w:tc>
          <w:tcPr>
            <w:tcW w:w="1002" w:type="dxa"/>
          </w:tcPr>
          <w:p w14:paraId="0E0AA168"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48DED5E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8.0%</w:t>
            </w:r>
          </w:p>
        </w:tc>
        <w:tc>
          <w:tcPr>
            <w:tcW w:w="1250" w:type="dxa"/>
          </w:tcPr>
          <w:p w14:paraId="27C1689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41D763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7F1E254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42888CB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69.5%</w:t>
            </w:r>
          </w:p>
        </w:tc>
        <w:tc>
          <w:tcPr>
            <w:tcW w:w="1250" w:type="dxa"/>
          </w:tcPr>
          <w:p w14:paraId="0B8A978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1180589A" w14:textId="77777777" w:rsidTr="00A84C1C">
        <w:tc>
          <w:tcPr>
            <w:tcW w:w="1185" w:type="dxa"/>
          </w:tcPr>
          <w:p w14:paraId="0E30FBC0" w14:textId="77777777" w:rsidR="00AB7EBC" w:rsidRPr="00A84C1C" w:rsidRDefault="00AB7EBC">
            <w:pPr>
              <w:pStyle w:val="Compact"/>
              <w:rPr>
                <w:rFonts w:ascii="Helvetica" w:hAnsi="Helvetica"/>
                <w:sz w:val="18"/>
                <w:szCs w:val="18"/>
              </w:rPr>
            </w:pPr>
          </w:p>
        </w:tc>
        <w:tc>
          <w:tcPr>
            <w:tcW w:w="1002" w:type="dxa"/>
          </w:tcPr>
          <w:p w14:paraId="0836BFAF"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3764424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w:t>
            </w:r>
          </w:p>
        </w:tc>
        <w:tc>
          <w:tcPr>
            <w:tcW w:w="1250" w:type="dxa"/>
          </w:tcPr>
          <w:p w14:paraId="1C4EEC3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1AC7E43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018A4E8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31F4186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69.6%</w:t>
            </w:r>
          </w:p>
        </w:tc>
        <w:tc>
          <w:tcPr>
            <w:tcW w:w="1250" w:type="dxa"/>
          </w:tcPr>
          <w:p w14:paraId="7C59864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100F81CB" w14:textId="77777777" w:rsidTr="00A84C1C">
        <w:tc>
          <w:tcPr>
            <w:tcW w:w="1185" w:type="dxa"/>
          </w:tcPr>
          <w:p w14:paraId="03D3B3BC" w14:textId="77777777" w:rsidR="00AB7EBC" w:rsidRPr="00A84C1C" w:rsidRDefault="00AB7EBC">
            <w:pPr>
              <w:pStyle w:val="Compact"/>
              <w:rPr>
                <w:rFonts w:ascii="Helvetica" w:hAnsi="Helvetica"/>
                <w:sz w:val="18"/>
                <w:szCs w:val="18"/>
              </w:rPr>
            </w:pPr>
          </w:p>
        </w:tc>
        <w:tc>
          <w:tcPr>
            <w:tcW w:w="1002" w:type="dxa"/>
          </w:tcPr>
          <w:p w14:paraId="6BA2F814"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66140DB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w:t>
            </w:r>
          </w:p>
        </w:tc>
        <w:tc>
          <w:tcPr>
            <w:tcW w:w="1250" w:type="dxa"/>
          </w:tcPr>
          <w:p w14:paraId="2A5F792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2BB7AC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w:t>
            </w:r>
          </w:p>
        </w:tc>
        <w:tc>
          <w:tcPr>
            <w:tcW w:w="1250" w:type="dxa"/>
          </w:tcPr>
          <w:p w14:paraId="4055207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1CCBB1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64.1%</w:t>
            </w:r>
          </w:p>
        </w:tc>
        <w:tc>
          <w:tcPr>
            <w:tcW w:w="1250" w:type="dxa"/>
          </w:tcPr>
          <w:p w14:paraId="4D74ACA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2AE6306E" w14:textId="77777777" w:rsidTr="00A84C1C">
        <w:tc>
          <w:tcPr>
            <w:tcW w:w="1185" w:type="dxa"/>
          </w:tcPr>
          <w:p w14:paraId="3DF31267" w14:textId="77777777" w:rsidR="00AB7EBC" w:rsidRPr="00A84C1C" w:rsidRDefault="00AB7EBC">
            <w:pPr>
              <w:pStyle w:val="Compact"/>
              <w:rPr>
                <w:rFonts w:ascii="Helvetica" w:hAnsi="Helvetica"/>
                <w:sz w:val="18"/>
                <w:szCs w:val="18"/>
              </w:rPr>
            </w:pPr>
          </w:p>
        </w:tc>
        <w:tc>
          <w:tcPr>
            <w:tcW w:w="1002" w:type="dxa"/>
          </w:tcPr>
          <w:p w14:paraId="3115C21A"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2AC41A4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50" w:type="dxa"/>
          </w:tcPr>
          <w:p w14:paraId="40306CB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50" w:type="dxa"/>
          </w:tcPr>
          <w:p w14:paraId="1CC82D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4684AE1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6B1727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67.8%</w:t>
            </w:r>
          </w:p>
        </w:tc>
        <w:tc>
          <w:tcPr>
            <w:tcW w:w="1250" w:type="dxa"/>
          </w:tcPr>
          <w:p w14:paraId="7254665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5F9396AE" w14:textId="77777777" w:rsidTr="00A84C1C">
        <w:tc>
          <w:tcPr>
            <w:tcW w:w="1185" w:type="dxa"/>
          </w:tcPr>
          <w:p w14:paraId="5BDCC14E" w14:textId="77777777" w:rsidR="00AB7EBC" w:rsidRPr="00A84C1C" w:rsidRDefault="00AB7EBC">
            <w:pPr>
              <w:pStyle w:val="Compact"/>
              <w:rPr>
                <w:rFonts w:ascii="Helvetica" w:hAnsi="Helvetica"/>
                <w:sz w:val="18"/>
                <w:szCs w:val="18"/>
              </w:rPr>
            </w:pPr>
          </w:p>
        </w:tc>
        <w:tc>
          <w:tcPr>
            <w:tcW w:w="1002" w:type="dxa"/>
          </w:tcPr>
          <w:p w14:paraId="3EF0A2E8"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30A6626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w:t>
            </w:r>
          </w:p>
        </w:tc>
        <w:tc>
          <w:tcPr>
            <w:tcW w:w="1250" w:type="dxa"/>
          </w:tcPr>
          <w:p w14:paraId="7A19746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3D94CB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105FF1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4BBFBF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71.2%</w:t>
            </w:r>
          </w:p>
        </w:tc>
        <w:tc>
          <w:tcPr>
            <w:tcW w:w="1250" w:type="dxa"/>
          </w:tcPr>
          <w:p w14:paraId="16308CB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59.0%</w:t>
            </w:r>
          </w:p>
        </w:tc>
      </w:tr>
      <w:tr w:rsidR="003C64F0" w:rsidRPr="00CC2F84" w14:paraId="36C03507" w14:textId="77777777" w:rsidTr="00A84C1C">
        <w:tc>
          <w:tcPr>
            <w:tcW w:w="1185" w:type="dxa"/>
          </w:tcPr>
          <w:p w14:paraId="3C088C9E" w14:textId="77777777" w:rsidR="00AB7EBC" w:rsidRPr="00A84C1C" w:rsidRDefault="00AB7EBC">
            <w:pPr>
              <w:pStyle w:val="Compact"/>
              <w:rPr>
                <w:rFonts w:ascii="Helvetica" w:hAnsi="Helvetica"/>
                <w:sz w:val="18"/>
                <w:szCs w:val="18"/>
              </w:rPr>
            </w:pPr>
          </w:p>
        </w:tc>
        <w:tc>
          <w:tcPr>
            <w:tcW w:w="1002" w:type="dxa"/>
          </w:tcPr>
          <w:p w14:paraId="2F076975"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4A65821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10.4%</w:t>
            </w:r>
          </w:p>
        </w:tc>
        <w:tc>
          <w:tcPr>
            <w:tcW w:w="1250" w:type="dxa"/>
          </w:tcPr>
          <w:p w14:paraId="333CD5B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3FDED49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50" w:type="dxa"/>
          </w:tcPr>
          <w:p w14:paraId="628FB22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3DB151B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74.9%</w:t>
            </w:r>
          </w:p>
        </w:tc>
        <w:tc>
          <w:tcPr>
            <w:tcW w:w="1250" w:type="dxa"/>
          </w:tcPr>
          <w:p w14:paraId="5698960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63.6%</w:t>
            </w:r>
          </w:p>
        </w:tc>
      </w:tr>
      <w:tr w:rsidR="003C64F0" w:rsidRPr="00CC2F84" w14:paraId="0ABEBC12" w14:textId="77777777" w:rsidTr="00A84C1C">
        <w:tc>
          <w:tcPr>
            <w:tcW w:w="1185" w:type="dxa"/>
          </w:tcPr>
          <w:p w14:paraId="06BF2703"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0.25</w:t>
            </w:r>
          </w:p>
        </w:tc>
        <w:tc>
          <w:tcPr>
            <w:tcW w:w="1002" w:type="dxa"/>
          </w:tcPr>
          <w:p w14:paraId="6E484CEB"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66BBC15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w:t>
            </w:r>
          </w:p>
        </w:tc>
        <w:tc>
          <w:tcPr>
            <w:tcW w:w="1250" w:type="dxa"/>
          </w:tcPr>
          <w:p w14:paraId="4BF5FF8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3757AED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39DC143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4AFFC0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69.0%</w:t>
            </w:r>
          </w:p>
        </w:tc>
        <w:tc>
          <w:tcPr>
            <w:tcW w:w="1250" w:type="dxa"/>
          </w:tcPr>
          <w:p w14:paraId="507745D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30406C1A" w14:textId="77777777" w:rsidTr="00A84C1C">
        <w:tc>
          <w:tcPr>
            <w:tcW w:w="1185" w:type="dxa"/>
          </w:tcPr>
          <w:p w14:paraId="5241C126" w14:textId="77777777" w:rsidR="00AB7EBC" w:rsidRPr="00A84C1C" w:rsidRDefault="00AB7EBC">
            <w:pPr>
              <w:pStyle w:val="Compact"/>
              <w:rPr>
                <w:rFonts w:ascii="Helvetica" w:hAnsi="Helvetica"/>
                <w:sz w:val="18"/>
                <w:szCs w:val="18"/>
              </w:rPr>
            </w:pPr>
          </w:p>
        </w:tc>
        <w:tc>
          <w:tcPr>
            <w:tcW w:w="1002" w:type="dxa"/>
          </w:tcPr>
          <w:p w14:paraId="3F9BBB00"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5461D3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7.8%</w:t>
            </w:r>
          </w:p>
        </w:tc>
        <w:tc>
          <w:tcPr>
            <w:tcW w:w="1250" w:type="dxa"/>
          </w:tcPr>
          <w:p w14:paraId="480C1EA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1400308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66517D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5F5449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69.0%</w:t>
            </w:r>
          </w:p>
        </w:tc>
        <w:tc>
          <w:tcPr>
            <w:tcW w:w="1250" w:type="dxa"/>
          </w:tcPr>
          <w:p w14:paraId="3FA1763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0B3AFA7D" w14:textId="77777777" w:rsidTr="00A84C1C">
        <w:tc>
          <w:tcPr>
            <w:tcW w:w="1185" w:type="dxa"/>
          </w:tcPr>
          <w:p w14:paraId="327FF8AA" w14:textId="77777777" w:rsidR="00AB7EBC" w:rsidRPr="00A84C1C" w:rsidRDefault="00AB7EBC">
            <w:pPr>
              <w:pStyle w:val="Compact"/>
              <w:rPr>
                <w:rFonts w:ascii="Helvetica" w:hAnsi="Helvetica"/>
                <w:sz w:val="18"/>
                <w:szCs w:val="18"/>
              </w:rPr>
            </w:pPr>
          </w:p>
        </w:tc>
        <w:tc>
          <w:tcPr>
            <w:tcW w:w="1002" w:type="dxa"/>
          </w:tcPr>
          <w:p w14:paraId="727355B7"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4DAC440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w:t>
            </w:r>
          </w:p>
        </w:tc>
        <w:tc>
          <w:tcPr>
            <w:tcW w:w="1250" w:type="dxa"/>
          </w:tcPr>
          <w:p w14:paraId="64BA34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568D626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w:t>
            </w:r>
          </w:p>
        </w:tc>
        <w:tc>
          <w:tcPr>
            <w:tcW w:w="1250" w:type="dxa"/>
          </w:tcPr>
          <w:p w14:paraId="09040DD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7B949CF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63.7%</w:t>
            </w:r>
          </w:p>
        </w:tc>
        <w:tc>
          <w:tcPr>
            <w:tcW w:w="1250" w:type="dxa"/>
          </w:tcPr>
          <w:p w14:paraId="0F56AD1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78AEF60A" w14:textId="77777777" w:rsidTr="00A84C1C">
        <w:tc>
          <w:tcPr>
            <w:tcW w:w="1185" w:type="dxa"/>
          </w:tcPr>
          <w:p w14:paraId="70A84A8D" w14:textId="77777777" w:rsidR="00AB7EBC" w:rsidRPr="00A84C1C" w:rsidRDefault="00AB7EBC">
            <w:pPr>
              <w:pStyle w:val="Compact"/>
              <w:rPr>
                <w:rFonts w:ascii="Helvetica" w:hAnsi="Helvetica"/>
                <w:sz w:val="18"/>
                <w:szCs w:val="18"/>
              </w:rPr>
            </w:pPr>
          </w:p>
        </w:tc>
        <w:tc>
          <w:tcPr>
            <w:tcW w:w="1002" w:type="dxa"/>
          </w:tcPr>
          <w:p w14:paraId="0340E575"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6BAF72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50" w:type="dxa"/>
          </w:tcPr>
          <w:p w14:paraId="44B8221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50" w:type="dxa"/>
          </w:tcPr>
          <w:p w14:paraId="66FFA4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78545AB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57290C4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67.5%</w:t>
            </w:r>
          </w:p>
        </w:tc>
        <w:tc>
          <w:tcPr>
            <w:tcW w:w="1250" w:type="dxa"/>
          </w:tcPr>
          <w:p w14:paraId="5CC7D12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5730C1E2" w14:textId="77777777" w:rsidTr="00A84C1C">
        <w:tc>
          <w:tcPr>
            <w:tcW w:w="1185" w:type="dxa"/>
          </w:tcPr>
          <w:p w14:paraId="6B21E507" w14:textId="77777777" w:rsidR="00AB7EBC" w:rsidRPr="00A84C1C" w:rsidRDefault="00AB7EBC">
            <w:pPr>
              <w:pStyle w:val="Compact"/>
              <w:rPr>
                <w:rFonts w:ascii="Helvetica" w:hAnsi="Helvetica"/>
                <w:sz w:val="18"/>
                <w:szCs w:val="18"/>
              </w:rPr>
            </w:pPr>
          </w:p>
        </w:tc>
        <w:tc>
          <w:tcPr>
            <w:tcW w:w="1002" w:type="dxa"/>
          </w:tcPr>
          <w:p w14:paraId="0E5C2014"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7F474D5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8.6%</w:t>
            </w:r>
          </w:p>
        </w:tc>
        <w:tc>
          <w:tcPr>
            <w:tcW w:w="1250" w:type="dxa"/>
          </w:tcPr>
          <w:p w14:paraId="6D6F1E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5ADF01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3859BAC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655F9B1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70.7%</w:t>
            </w:r>
          </w:p>
        </w:tc>
        <w:tc>
          <w:tcPr>
            <w:tcW w:w="1250" w:type="dxa"/>
          </w:tcPr>
          <w:p w14:paraId="1FCEAF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59.0%</w:t>
            </w:r>
          </w:p>
        </w:tc>
      </w:tr>
      <w:tr w:rsidR="003C64F0" w:rsidRPr="00CC2F84" w14:paraId="23456117" w14:textId="77777777" w:rsidTr="00A84C1C">
        <w:tc>
          <w:tcPr>
            <w:tcW w:w="1185" w:type="dxa"/>
          </w:tcPr>
          <w:p w14:paraId="048ACDE7" w14:textId="77777777" w:rsidR="00AB7EBC" w:rsidRPr="00A84C1C" w:rsidRDefault="00AB7EBC">
            <w:pPr>
              <w:pStyle w:val="Compact"/>
              <w:rPr>
                <w:rFonts w:ascii="Helvetica" w:hAnsi="Helvetica"/>
                <w:sz w:val="18"/>
                <w:szCs w:val="18"/>
              </w:rPr>
            </w:pPr>
          </w:p>
        </w:tc>
        <w:tc>
          <w:tcPr>
            <w:tcW w:w="1002" w:type="dxa"/>
          </w:tcPr>
          <w:p w14:paraId="5C09BF61"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7CFFC95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10.3%</w:t>
            </w:r>
          </w:p>
        </w:tc>
        <w:tc>
          <w:tcPr>
            <w:tcW w:w="1250" w:type="dxa"/>
          </w:tcPr>
          <w:p w14:paraId="7BDD393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70EA09C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50" w:type="dxa"/>
          </w:tcPr>
          <w:p w14:paraId="5D8582F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65FEF5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74.5%</w:t>
            </w:r>
          </w:p>
        </w:tc>
        <w:tc>
          <w:tcPr>
            <w:tcW w:w="1250" w:type="dxa"/>
          </w:tcPr>
          <w:p w14:paraId="0111CF2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63.6%</w:t>
            </w:r>
          </w:p>
        </w:tc>
      </w:tr>
      <w:tr w:rsidR="003C64F0" w:rsidRPr="00CC2F84" w14:paraId="4E9499B5" w14:textId="77777777" w:rsidTr="00A84C1C">
        <w:tc>
          <w:tcPr>
            <w:tcW w:w="1185" w:type="dxa"/>
          </w:tcPr>
          <w:p w14:paraId="37AA793D" w14:textId="77777777" w:rsidR="00AB7EBC" w:rsidRPr="00A84C1C" w:rsidRDefault="006B4661">
            <w:pPr>
              <w:pStyle w:val="Compact"/>
              <w:rPr>
                <w:rFonts w:ascii="Helvetica" w:hAnsi="Helvetica"/>
                <w:sz w:val="18"/>
                <w:szCs w:val="18"/>
              </w:rPr>
            </w:pPr>
            <m:oMath>
              <m:r>
                <w:rPr>
                  <w:rFonts w:ascii="Cambria Math" w:hAnsi="Cambria Math"/>
                  <w:sz w:val="18"/>
                  <w:szCs w:val="18"/>
                </w:rPr>
                <m:t>η</m:t>
              </m:r>
            </m:oMath>
            <w:r w:rsidRPr="00A84C1C">
              <w:rPr>
                <w:rFonts w:ascii="Helvetica" w:hAnsi="Helvetica"/>
                <w:sz w:val="18"/>
                <w:szCs w:val="18"/>
              </w:rPr>
              <w:t xml:space="preserve"> = 0</w:t>
            </w:r>
          </w:p>
        </w:tc>
        <w:tc>
          <w:tcPr>
            <w:tcW w:w="1002" w:type="dxa"/>
          </w:tcPr>
          <w:p w14:paraId="21F9DBE3"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0975509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50" w:type="dxa"/>
          </w:tcPr>
          <w:p w14:paraId="74A22C8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0C9388F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50" w:type="dxa"/>
          </w:tcPr>
          <w:p w14:paraId="12FB507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4E4AB7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67.5%</w:t>
            </w:r>
          </w:p>
        </w:tc>
        <w:tc>
          <w:tcPr>
            <w:tcW w:w="1250" w:type="dxa"/>
          </w:tcPr>
          <w:p w14:paraId="235D550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2ED42CEA" w14:textId="77777777" w:rsidTr="00A84C1C">
        <w:tc>
          <w:tcPr>
            <w:tcW w:w="1185" w:type="dxa"/>
          </w:tcPr>
          <w:p w14:paraId="35D98142" w14:textId="77777777" w:rsidR="00AB7EBC" w:rsidRPr="00A84C1C" w:rsidRDefault="00AB7EBC">
            <w:pPr>
              <w:pStyle w:val="Compact"/>
              <w:rPr>
                <w:rFonts w:ascii="Helvetica" w:hAnsi="Helvetica"/>
                <w:sz w:val="18"/>
                <w:szCs w:val="18"/>
              </w:rPr>
            </w:pPr>
          </w:p>
        </w:tc>
        <w:tc>
          <w:tcPr>
            <w:tcW w:w="1002" w:type="dxa"/>
          </w:tcPr>
          <w:p w14:paraId="744085E8"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6A5E19A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7.5%</w:t>
            </w:r>
          </w:p>
        </w:tc>
        <w:tc>
          <w:tcPr>
            <w:tcW w:w="1250" w:type="dxa"/>
          </w:tcPr>
          <w:p w14:paraId="370C008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627E00F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w:t>
            </w:r>
          </w:p>
        </w:tc>
        <w:tc>
          <w:tcPr>
            <w:tcW w:w="1250" w:type="dxa"/>
          </w:tcPr>
          <w:p w14:paraId="16F87C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55C429C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67.5%</w:t>
            </w:r>
          </w:p>
        </w:tc>
        <w:tc>
          <w:tcPr>
            <w:tcW w:w="1250" w:type="dxa"/>
          </w:tcPr>
          <w:p w14:paraId="618462E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7A2D78D9" w14:textId="77777777" w:rsidTr="00A84C1C">
        <w:tc>
          <w:tcPr>
            <w:tcW w:w="1185" w:type="dxa"/>
          </w:tcPr>
          <w:p w14:paraId="1CCBC86E" w14:textId="77777777" w:rsidR="00AB7EBC" w:rsidRPr="00A84C1C" w:rsidRDefault="00AB7EBC">
            <w:pPr>
              <w:pStyle w:val="Compact"/>
              <w:rPr>
                <w:rFonts w:ascii="Helvetica" w:hAnsi="Helvetica"/>
                <w:sz w:val="18"/>
                <w:szCs w:val="18"/>
              </w:rPr>
            </w:pPr>
          </w:p>
        </w:tc>
        <w:tc>
          <w:tcPr>
            <w:tcW w:w="1002" w:type="dxa"/>
          </w:tcPr>
          <w:p w14:paraId="50D4D902"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109612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6856138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4937850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71F7EB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4F2124B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62.7%</w:t>
            </w:r>
          </w:p>
        </w:tc>
        <w:tc>
          <w:tcPr>
            <w:tcW w:w="1250" w:type="dxa"/>
          </w:tcPr>
          <w:p w14:paraId="458AD58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56.5%</w:t>
            </w:r>
          </w:p>
        </w:tc>
      </w:tr>
      <w:tr w:rsidR="003C64F0" w:rsidRPr="00CC2F84" w14:paraId="7D9D6F90" w14:textId="77777777" w:rsidTr="00A84C1C">
        <w:tc>
          <w:tcPr>
            <w:tcW w:w="1185" w:type="dxa"/>
          </w:tcPr>
          <w:p w14:paraId="3D820582" w14:textId="77777777" w:rsidR="00AB7EBC" w:rsidRPr="00A84C1C" w:rsidRDefault="00AB7EBC">
            <w:pPr>
              <w:pStyle w:val="Compact"/>
              <w:rPr>
                <w:rFonts w:ascii="Helvetica" w:hAnsi="Helvetica"/>
                <w:sz w:val="18"/>
                <w:szCs w:val="18"/>
              </w:rPr>
            </w:pPr>
          </w:p>
        </w:tc>
        <w:tc>
          <w:tcPr>
            <w:tcW w:w="1002" w:type="dxa"/>
          </w:tcPr>
          <w:p w14:paraId="401A1CA0"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44C8FC2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8.1%</w:t>
            </w:r>
          </w:p>
        </w:tc>
        <w:tc>
          <w:tcPr>
            <w:tcW w:w="1250" w:type="dxa"/>
          </w:tcPr>
          <w:p w14:paraId="6D7DDEF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50" w:type="dxa"/>
          </w:tcPr>
          <w:p w14:paraId="10E0C86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1A74391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77BEC0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66.6%</w:t>
            </w:r>
          </w:p>
        </w:tc>
        <w:tc>
          <w:tcPr>
            <w:tcW w:w="1250" w:type="dxa"/>
          </w:tcPr>
          <w:p w14:paraId="6BECFC7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45F25028" w14:textId="77777777" w:rsidTr="00A84C1C">
        <w:tc>
          <w:tcPr>
            <w:tcW w:w="1185" w:type="dxa"/>
          </w:tcPr>
          <w:p w14:paraId="1BCDD28A" w14:textId="77777777" w:rsidR="00AB7EBC" w:rsidRPr="00A84C1C" w:rsidRDefault="00AB7EBC">
            <w:pPr>
              <w:pStyle w:val="Compact"/>
              <w:rPr>
                <w:rFonts w:ascii="Helvetica" w:hAnsi="Helvetica"/>
                <w:sz w:val="18"/>
                <w:szCs w:val="18"/>
              </w:rPr>
            </w:pPr>
          </w:p>
        </w:tc>
        <w:tc>
          <w:tcPr>
            <w:tcW w:w="1002" w:type="dxa"/>
          </w:tcPr>
          <w:p w14:paraId="4212A8E9"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60E6D5F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50" w:type="dxa"/>
          </w:tcPr>
          <w:p w14:paraId="12AC92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01752E5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077FE3C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5051FBC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69.4%</w:t>
            </w:r>
          </w:p>
        </w:tc>
        <w:tc>
          <w:tcPr>
            <w:tcW w:w="1250" w:type="dxa"/>
          </w:tcPr>
          <w:p w14:paraId="7435906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59.0%</w:t>
            </w:r>
          </w:p>
        </w:tc>
      </w:tr>
      <w:tr w:rsidR="003C64F0" w:rsidRPr="00CC2F84" w14:paraId="6C3C0E60" w14:textId="77777777" w:rsidTr="00A84C1C">
        <w:tc>
          <w:tcPr>
            <w:tcW w:w="1185" w:type="dxa"/>
          </w:tcPr>
          <w:p w14:paraId="7BF9EEF6" w14:textId="77777777" w:rsidR="00AB7EBC" w:rsidRPr="00A84C1C" w:rsidRDefault="00AB7EBC">
            <w:pPr>
              <w:pStyle w:val="Compact"/>
              <w:rPr>
                <w:rFonts w:ascii="Helvetica" w:hAnsi="Helvetica"/>
                <w:sz w:val="18"/>
                <w:szCs w:val="18"/>
              </w:rPr>
            </w:pPr>
          </w:p>
        </w:tc>
        <w:tc>
          <w:tcPr>
            <w:tcW w:w="1002" w:type="dxa"/>
          </w:tcPr>
          <w:p w14:paraId="3E514ACE"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4FAF88D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10.1%</w:t>
            </w:r>
          </w:p>
        </w:tc>
        <w:tc>
          <w:tcPr>
            <w:tcW w:w="1250" w:type="dxa"/>
          </w:tcPr>
          <w:p w14:paraId="1C218F4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4E8345B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w:t>
            </w:r>
          </w:p>
        </w:tc>
        <w:tc>
          <w:tcPr>
            <w:tcW w:w="1250" w:type="dxa"/>
          </w:tcPr>
          <w:p w14:paraId="1D16D8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1084F71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73.4%</w:t>
            </w:r>
          </w:p>
        </w:tc>
        <w:tc>
          <w:tcPr>
            <w:tcW w:w="1250" w:type="dxa"/>
          </w:tcPr>
          <w:p w14:paraId="5808FF6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63.6%</w:t>
            </w:r>
          </w:p>
        </w:tc>
      </w:tr>
      <w:tr w:rsidR="003C64F0" w:rsidRPr="00CC2F84" w14:paraId="69F591B0" w14:textId="77777777" w:rsidTr="00A84C1C">
        <w:tc>
          <w:tcPr>
            <w:tcW w:w="1185" w:type="dxa"/>
          </w:tcPr>
          <w:p w14:paraId="57007CE6" w14:textId="77777777" w:rsidR="00AB7EBC" w:rsidRPr="00A84C1C" w:rsidRDefault="006B4661">
            <w:pPr>
              <w:pStyle w:val="Compact"/>
              <w:rPr>
                <w:rFonts w:ascii="Helvetica" w:hAnsi="Helvetica"/>
                <w:sz w:val="18"/>
                <w:szCs w:val="18"/>
              </w:rPr>
            </w:pPr>
            <w:r w:rsidRPr="00A84C1C">
              <w:rPr>
                <w:rFonts w:ascii="Helvetica" w:hAnsi="Helvetica"/>
                <w:sz w:val="18"/>
                <w:szCs w:val="18"/>
              </w:rPr>
              <w:t>Crowded SAR = 20%</w:t>
            </w:r>
          </w:p>
        </w:tc>
        <w:tc>
          <w:tcPr>
            <w:tcW w:w="1002" w:type="dxa"/>
          </w:tcPr>
          <w:p w14:paraId="48C45F57"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308A7A0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8.1%</w:t>
            </w:r>
          </w:p>
        </w:tc>
        <w:tc>
          <w:tcPr>
            <w:tcW w:w="1250" w:type="dxa"/>
          </w:tcPr>
          <w:p w14:paraId="4B77335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36F91B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0DAE10C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69C563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68.4%</w:t>
            </w:r>
          </w:p>
        </w:tc>
        <w:tc>
          <w:tcPr>
            <w:tcW w:w="1250" w:type="dxa"/>
          </w:tcPr>
          <w:p w14:paraId="5476BB2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57.4%</w:t>
            </w:r>
          </w:p>
        </w:tc>
      </w:tr>
      <w:tr w:rsidR="003C64F0" w:rsidRPr="00CC2F84" w14:paraId="7C7399FC" w14:textId="77777777" w:rsidTr="00A84C1C">
        <w:tc>
          <w:tcPr>
            <w:tcW w:w="1185" w:type="dxa"/>
          </w:tcPr>
          <w:p w14:paraId="0CE30FB1" w14:textId="77777777" w:rsidR="00AB7EBC" w:rsidRPr="00A84C1C" w:rsidRDefault="00AB7EBC">
            <w:pPr>
              <w:pStyle w:val="Compact"/>
              <w:rPr>
                <w:rFonts w:ascii="Helvetica" w:hAnsi="Helvetica"/>
                <w:sz w:val="18"/>
                <w:szCs w:val="18"/>
              </w:rPr>
            </w:pPr>
          </w:p>
        </w:tc>
        <w:tc>
          <w:tcPr>
            <w:tcW w:w="1002" w:type="dxa"/>
          </w:tcPr>
          <w:p w14:paraId="7DDDAB59"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3C03826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8.0%</w:t>
            </w:r>
          </w:p>
        </w:tc>
        <w:tc>
          <w:tcPr>
            <w:tcW w:w="1250" w:type="dxa"/>
          </w:tcPr>
          <w:p w14:paraId="6DAF444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77DAFF8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2788DC0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486E664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68.2%</w:t>
            </w:r>
          </w:p>
        </w:tc>
        <w:tc>
          <w:tcPr>
            <w:tcW w:w="1250" w:type="dxa"/>
          </w:tcPr>
          <w:p w14:paraId="4E570BF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56.8%</w:t>
            </w:r>
          </w:p>
        </w:tc>
      </w:tr>
      <w:tr w:rsidR="003C64F0" w:rsidRPr="00CC2F84" w14:paraId="27D4FA3D" w14:textId="77777777" w:rsidTr="00A84C1C">
        <w:tc>
          <w:tcPr>
            <w:tcW w:w="1185" w:type="dxa"/>
          </w:tcPr>
          <w:p w14:paraId="79E757C6" w14:textId="77777777" w:rsidR="00AB7EBC" w:rsidRPr="00A84C1C" w:rsidRDefault="00AB7EBC">
            <w:pPr>
              <w:pStyle w:val="Compact"/>
              <w:rPr>
                <w:rFonts w:ascii="Helvetica" w:hAnsi="Helvetica"/>
                <w:sz w:val="18"/>
                <w:szCs w:val="18"/>
              </w:rPr>
            </w:pPr>
          </w:p>
        </w:tc>
        <w:tc>
          <w:tcPr>
            <w:tcW w:w="1002" w:type="dxa"/>
          </w:tcPr>
          <w:p w14:paraId="3B1F311B"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36AB9B1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w:t>
            </w:r>
          </w:p>
        </w:tc>
        <w:tc>
          <w:tcPr>
            <w:tcW w:w="1250" w:type="dxa"/>
          </w:tcPr>
          <w:p w14:paraId="706AC49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4B047D8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0651094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6DDCA83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64.2%</w:t>
            </w:r>
          </w:p>
        </w:tc>
        <w:tc>
          <w:tcPr>
            <w:tcW w:w="1250" w:type="dxa"/>
          </w:tcPr>
          <w:p w14:paraId="452E99F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56.9%</w:t>
            </w:r>
          </w:p>
        </w:tc>
      </w:tr>
      <w:tr w:rsidR="003C64F0" w:rsidRPr="00CC2F84" w14:paraId="4AE009D3" w14:textId="77777777" w:rsidTr="00A84C1C">
        <w:tc>
          <w:tcPr>
            <w:tcW w:w="1185" w:type="dxa"/>
          </w:tcPr>
          <w:p w14:paraId="3090AC69" w14:textId="77777777" w:rsidR="00AB7EBC" w:rsidRPr="00A84C1C" w:rsidRDefault="00AB7EBC">
            <w:pPr>
              <w:pStyle w:val="Compact"/>
              <w:rPr>
                <w:rFonts w:ascii="Helvetica" w:hAnsi="Helvetica"/>
                <w:sz w:val="18"/>
                <w:szCs w:val="18"/>
              </w:rPr>
            </w:pPr>
          </w:p>
        </w:tc>
        <w:tc>
          <w:tcPr>
            <w:tcW w:w="1002" w:type="dxa"/>
          </w:tcPr>
          <w:p w14:paraId="3932FF1A"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747162C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8.1%</w:t>
            </w:r>
          </w:p>
        </w:tc>
        <w:tc>
          <w:tcPr>
            <w:tcW w:w="1250" w:type="dxa"/>
          </w:tcPr>
          <w:p w14:paraId="3CE87B4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w:t>
            </w:r>
          </w:p>
        </w:tc>
        <w:tc>
          <w:tcPr>
            <w:tcW w:w="1250" w:type="dxa"/>
          </w:tcPr>
          <w:p w14:paraId="3DCE828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3671405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50" w:type="dxa"/>
          </w:tcPr>
          <w:p w14:paraId="31BD38C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66.5%</w:t>
            </w:r>
          </w:p>
        </w:tc>
        <w:tc>
          <w:tcPr>
            <w:tcW w:w="1250" w:type="dxa"/>
          </w:tcPr>
          <w:p w14:paraId="4337B32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59.8%</w:t>
            </w:r>
          </w:p>
        </w:tc>
      </w:tr>
      <w:tr w:rsidR="003C64F0" w:rsidRPr="00CC2F84" w14:paraId="54E66B24" w14:textId="77777777" w:rsidTr="00A84C1C">
        <w:tc>
          <w:tcPr>
            <w:tcW w:w="1185" w:type="dxa"/>
          </w:tcPr>
          <w:p w14:paraId="0FE5C1C4" w14:textId="77777777" w:rsidR="00AB7EBC" w:rsidRPr="00A84C1C" w:rsidRDefault="00AB7EBC">
            <w:pPr>
              <w:pStyle w:val="Compact"/>
              <w:rPr>
                <w:rFonts w:ascii="Helvetica" w:hAnsi="Helvetica"/>
                <w:sz w:val="18"/>
                <w:szCs w:val="18"/>
              </w:rPr>
            </w:pPr>
          </w:p>
        </w:tc>
        <w:tc>
          <w:tcPr>
            <w:tcW w:w="1002" w:type="dxa"/>
          </w:tcPr>
          <w:p w14:paraId="7C473512"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52CBEE9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50" w:type="dxa"/>
          </w:tcPr>
          <w:p w14:paraId="748C3A9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w:t>
            </w:r>
          </w:p>
        </w:tc>
        <w:tc>
          <w:tcPr>
            <w:tcW w:w="1250" w:type="dxa"/>
          </w:tcPr>
          <w:p w14:paraId="42B1A89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349DD05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50" w:type="dxa"/>
          </w:tcPr>
          <w:p w14:paraId="254DB25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68.4%</w:t>
            </w:r>
          </w:p>
        </w:tc>
        <w:tc>
          <w:tcPr>
            <w:tcW w:w="1250" w:type="dxa"/>
          </w:tcPr>
          <w:p w14:paraId="30C01B5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2FC3D284" w14:textId="77777777" w:rsidTr="00A84C1C">
        <w:tc>
          <w:tcPr>
            <w:tcW w:w="1185" w:type="dxa"/>
          </w:tcPr>
          <w:p w14:paraId="26A9324D" w14:textId="77777777" w:rsidR="00AB7EBC" w:rsidRPr="00A84C1C" w:rsidRDefault="00AB7EBC">
            <w:pPr>
              <w:pStyle w:val="Compact"/>
              <w:rPr>
                <w:rFonts w:ascii="Helvetica" w:hAnsi="Helvetica"/>
                <w:sz w:val="18"/>
                <w:szCs w:val="18"/>
              </w:rPr>
            </w:pPr>
          </w:p>
        </w:tc>
        <w:tc>
          <w:tcPr>
            <w:tcW w:w="1002" w:type="dxa"/>
          </w:tcPr>
          <w:p w14:paraId="43FB6EDE"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1FD90BA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9.2%</w:t>
            </w:r>
          </w:p>
        </w:tc>
        <w:tc>
          <w:tcPr>
            <w:tcW w:w="1250" w:type="dxa"/>
          </w:tcPr>
          <w:p w14:paraId="64A0A05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w:t>
            </w:r>
          </w:p>
        </w:tc>
        <w:tc>
          <w:tcPr>
            <w:tcW w:w="1250" w:type="dxa"/>
          </w:tcPr>
          <w:p w14:paraId="01341CE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474652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6FC90E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70.5%</w:t>
            </w:r>
          </w:p>
        </w:tc>
        <w:tc>
          <w:tcPr>
            <w:tcW w:w="1250" w:type="dxa"/>
          </w:tcPr>
          <w:p w14:paraId="0F32ED3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61.8%</w:t>
            </w:r>
          </w:p>
        </w:tc>
      </w:tr>
      <w:tr w:rsidR="003C64F0" w:rsidRPr="00CC2F84" w14:paraId="24C58527" w14:textId="77777777" w:rsidTr="00A84C1C">
        <w:tc>
          <w:tcPr>
            <w:tcW w:w="1185" w:type="dxa"/>
          </w:tcPr>
          <w:p w14:paraId="066FE2E1" w14:textId="77777777" w:rsidR="00AB7EBC" w:rsidRPr="00A84C1C" w:rsidRDefault="006B4661">
            <w:pPr>
              <w:pStyle w:val="Compact"/>
              <w:rPr>
                <w:rFonts w:ascii="Helvetica" w:hAnsi="Helvetica"/>
                <w:sz w:val="18"/>
                <w:szCs w:val="18"/>
              </w:rPr>
            </w:pPr>
            <w:r w:rsidRPr="00A84C1C">
              <w:rPr>
                <w:rFonts w:ascii="Helvetica" w:hAnsi="Helvetica"/>
                <w:sz w:val="18"/>
                <w:szCs w:val="18"/>
              </w:rPr>
              <w:t>Crowded SAR = 30%</w:t>
            </w:r>
          </w:p>
        </w:tc>
        <w:tc>
          <w:tcPr>
            <w:tcW w:w="1002" w:type="dxa"/>
          </w:tcPr>
          <w:p w14:paraId="0D5F8BD0"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2583554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3A6B26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3BAE5F8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2B933A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4A27ACB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70.5%</w:t>
            </w:r>
          </w:p>
        </w:tc>
        <w:tc>
          <w:tcPr>
            <w:tcW w:w="1250" w:type="dxa"/>
          </w:tcPr>
          <w:p w14:paraId="6F18C8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7B424266" w14:textId="77777777" w:rsidTr="00A84C1C">
        <w:tc>
          <w:tcPr>
            <w:tcW w:w="1185" w:type="dxa"/>
          </w:tcPr>
          <w:p w14:paraId="4891F239" w14:textId="77777777" w:rsidR="00AB7EBC" w:rsidRPr="00A84C1C" w:rsidRDefault="00AB7EBC">
            <w:pPr>
              <w:pStyle w:val="Compact"/>
              <w:rPr>
                <w:rFonts w:ascii="Helvetica" w:hAnsi="Helvetica"/>
                <w:sz w:val="18"/>
                <w:szCs w:val="18"/>
              </w:rPr>
            </w:pPr>
          </w:p>
        </w:tc>
        <w:tc>
          <w:tcPr>
            <w:tcW w:w="1002" w:type="dxa"/>
          </w:tcPr>
          <w:p w14:paraId="2206525F"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6792BBE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0340AD3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63421E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7A9FAAD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5A68E7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70.6%</w:t>
            </w:r>
          </w:p>
        </w:tc>
        <w:tc>
          <w:tcPr>
            <w:tcW w:w="1250" w:type="dxa"/>
          </w:tcPr>
          <w:p w14:paraId="0593341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58665189" w14:textId="77777777" w:rsidTr="00A84C1C">
        <w:tc>
          <w:tcPr>
            <w:tcW w:w="1185" w:type="dxa"/>
          </w:tcPr>
          <w:p w14:paraId="37FA4069" w14:textId="77777777" w:rsidR="00AB7EBC" w:rsidRPr="00A84C1C" w:rsidRDefault="00AB7EBC">
            <w:pPr>
              <w:pStyle w:val="Compact"/>
              <w:rPr>
                <w:rFonts w:ascii="Helvetica" w:hAnsi="Helvetica"/>
                <w:sz w:val="18"/>
                <w:szCs w:val="18"/>
              </w:rPr>
            </w:pPr>
          </w:p>
        </w:tc>
        <w:tc>
          <w:tcPr>
            <w:tcW w:w="1002" w:type="dxa"/>
          </w:tcPr>
          <w:p w14:paraId="1685D1A4"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26C83D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w:t>
            </w:r>
          </w:p>
        </w:tc>
        <w:tc>
          <w:tcPr>
            <w:tcW w:w="1250" w:type="dxa"/>
          </w:tcPr>
          <w:p w14:paraId="6AF49E1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45611DC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39BF9A0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0684F6B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65.2%</w:t>
            </w:r>
          </w:p>
        </w:tc>
        <w:tc>
          <w:tcPr>
            <w:tcW w:w="1250" w:type="dxa"/>
          </w:tcPr>
          <w:p w14:paraId="35FA24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6D2E7535" w14:textId="77777777" w:rsidTr="00A84C1C">
        <w:tc>
          <w:tcPr>
            <w:tcW w:w="1185" w:type="dxa"/>
          </w:tcPr>
          <w:p w14:paraId="6852E7A2" w14:textId="77777777" w:rsidR="00AB7EBC" w:rsidRPr="00A84C1C" w:rsidRDefault="00AB7EBC">
            <w:pPr>
              <w:pStyle w:val="Compact"/>
              <w:rPr>
                <w:rFonts w:ascii="Helvetica" w:hAnsi="Helvetica"/>
                <w:sz w:val="18"/>
                <w:szCs w:val="18"/>
              </w:rPr>
            </w:pPr>
          </w:p>
        </w:tc>
        <w:tc>
          <w:tcPr>
            <w:tcW w:w="1002" w:type="dxa"/>
          </w:tcPr>
          <w:p w14:paraId="4F8D1D26"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73A418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7959C85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w:t>
            </w:r>
          </w:p>
        </w:tc>
        <w:tc>
          <w:tcPr>
            <w:tcW w:w="1250" w:type="dxa"/>
          </w:tcPr>
          <w:p w14:paraId="0468BD4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50" w:type="dxa"/>
          </w:tcPr>
          <w:p w14:paraId="4133164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5FE988F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68.2%</w:t>
            </w:r>
          </w:p>
        </w:tc>
        <w:tc>
          <w:tcPr>
            <w:tcW w:w="1250" w:type="dxa"/>
          </w:tcPr>
          <w:p w14:paraId="1D374A6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60.0%</w:t>
            </w:r>
          </w:p>
        </w:tc>
      </w:tr>
      <w:tr w:rsidR="003C64F0" w:rsidRPr="00CC2F84" w14:paraId="2C6F3131" w14:textId="77777777" w:rsidTr="00A84C1C">
        <w:tc>
          <w:tcPr>
            <w:tcW w:w="1185" w:type="dxa"/>
          </w:tcPr>
          <w:p w14:paraId="2A537501" w14:textId="77777777" w:rsidR="00AB7EBC" w:rsidRPr="00A84C1C" w:rsidRDefault="00AB7EBC">
            <w:pPr>
              <w:pStyle w:val="Compact"/>
              <w:rPr>
                <w:rFonts w:ascii="Helvetica" w:hAnsi="Helvetica"/>
                <w:sz w:val="18"/>
                <w:szCs w:val="18"/>
              </w:rPr>
            </w:pPr>
          </w:p>
        </w:tc>
        <w:tc>
          <w:tcPr>
            <w:tcW w:w="1002" w:type="dxa"/>
          </w:tcPr>
          <w:p w14:paraId="5EBC7FDA"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0081BBE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50" w:type="dxa"/>
          </w:tcPr>
          <w:p w14:paraId="0C11F0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6.8%</w:t>
            </w:r>
          </w:p>
        </w:tc>
        <w:tc>
          <w:tcPr>
            <w:tcW w:w="1250" w:type="dxa"/>
          </w:tcPr>
          <w:p w14:paraId="274ABDF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50" w:type="dxa"/>
          </w:tcPr>
          <w:p w14:paraId="79669D0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50" w:type="dxa"/>
          </w:tcPr>
          <w:p w14:paraId="70A249F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71.4%</w:t>
            </w:r>
          </w:p>
        </w:tc>
        <w:tc>
          <w:tcPr>
            <w:tcW w:w="1250" w:type="dxa"/>
          </w:tcPr>
          <w:p w14:paraId="1CFCE1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5CD877B2" w14:textId="77777777" w:rsidTr="00A84C1C">
        <w:tc>
          <w:tcPr>
            <w:tcW w:w="1185" w:type="dxa"/>
          </w:tcPr>
          <w:p w14:paraId="40BEF5B9" w14:textId="77777777" w:rsidR="00AB7EBC" w:rsidRPr="00A84C1C" w:rsidRDefault="00AB7EBC">
            <w:pPr>
              <w:pStyle w:val="Compact"/>
              <w:rPr>
                <w:rFonts w:ascii="Helvetica" w:hAnsi="Helvetica"/>
                <w:sz w:val="18"/>
                <w:szCs w:val="18"/>
              </w:rPr>
            </w:pPr>
          </w:p>
        </w:tc>
        <w:tc>
          <w:tcPr>
            <w:tcW w:w="1002" w:type="dxa"/>
          </w:tcPr>
          <w:p w14:paraId="78E59AA3"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1B6A56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10.4%</w:t>
            </w:r>
          </w:p>
        </w:tc>
        <w:tc>
          <w:tcPr>
            <w:tcW w:w="1250" w:type="dxa"/>
          </w:tcPr>
          <w:p w14:paraId="598B0C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8.1%</w:t>
            </w:r>
          </w:p>
        </w:tc>
        <w:tc>
          <w:tcPr>
            <w:tcW w:w="1250" w:type="dxa"/>
          </w:tcPr>
          <w:p w14:paraId="467211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43</w:t>
            </w:r>
          </w:p>
        </w:tc>
        <w:tc>
          <w:tcPr>
            <w:tcW w:w="1250" w:type="dxa"/>
          </w:tcPr>
          <w:p w14:paraId="211D08F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50" w:type="dxa"/>
          </w:tcPr>
          <w:p w14:paraId="71EDD3E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74.2%</w:t>
            </w:r>
          </w:p>
        </w:tc>
        <w:tc>
          <w:tcPr>
            <w:tcW w:w="1250" w:type="dxa"/>
          </w:tcPr>
          <w:p w14:paraId="4BE64B0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62.8%</w:t>
            </w:r>
          </w:p>
        </w:tc>
      </w:tr>
      <w:tr w:rsidR="003C64F0" w:rsidRPr="00CC2F84" w14:paraId="33ED0FAE" w14:textId="77777777" w:rsidTr="00A84C1C">
        <w:tc>
          <w:tcPr>
            <w:tcW w:w="1185" w:type="dxa"/>
          </w:tcPr>
          <w:p w14:paraId="7774DE0C" w14:textId="77777777" w:rsidR="00AB7EBC" w:rsidRPr="00A84C1C" w:rsidRDefault="006B4661">
            <w:pPr>
              <w:pStyle w:val="Compact"/>
              <w:rPr>
                <w:rFonts w:ascii="Helvetica" w:hAnsi="Helvetica"/>
                <w:sz w:val="18"/>
                <w:szCs w:val="18"/>
              </w:rPr>
            </w:pPr>
            <w:r w:rsidRPr="00A84C1C">
              <w:rPr>
                <w:rFonts w:ascii="Helvetica" w:hAnsi="Helvetica"/>
                <w:sz w:val="18"/>
                <w:szCs w:val="18"/>
              </w:rPr>
              <w:t>Crowded SAR = 50%</w:t>
            </w:r>
          </w:p>
        </w:tc>
        <w:tc>
          <w:tcPr>
            <w:tcW w:w="1002" w:type="dxa"/>
          </w:tcPr>
          <w:p w14:paraId="59777243"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5667509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w:t>
            </w:r>
          </w:p>
        </w:tc>
        <w:tc>
          <w:tcPr>
            <w:tcW w:w="1250" w:type="dxa"/>
          </w:tcPr>
          <w:p w14:paraId="548B083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74C8217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50" w:type="dxa"/>
          </w:tcPr>
          <w:p w14:paraId="3CB9B8F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3BFA901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73.0%</w:t>
            </w:r>
          </w:p>
        </w:tc>
        <w:tc>
          <w:tcPr>
            <w:tcW w:w="1250" w:type="dxa"/>
          </w:tcPr>
          <w:p w14:paraId="16757A9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57.1%</w:t>
            </w:r>
          </w:p>
        </w:tc>
      </w:tr>
      <w:tr w:rsidR="003C64F0" w:rsidRPr="00CC2F84" w14:paraId="55A2DFFA" w14:textId="77777777" w:rsidTr="00A84C1C">
        <w:tc>
          <w:tcPr>
            <w:tcW w:w="1185" w:type="dxa"/>
          </w:tcPr>
          <w:p w14:paraId="287F66B8" w14:textId="77777777" w:rsidR="00AB7EBC" w:rsidRPr="00A84C1C" w:rsidRDefault="00AB7EBC">
            <w:pPr>
              <w:pStyle w:val="Compact"/>
              <w:rPr>
                <w:rFonts w:ascii="Helvetica" w:hAnsi="Helvetica"/>
                <w:sz w:val="18"/>
                <w:szCs w:val="18"/>
              </w:rPr>
            </w:pPr>
          </w:p>
        </w:tc>
        <w:tc>
          <w:tcPr>
            <w:tcW w:w="1002" w:type="dxa"/>
          </w:tcPr>
          <w:p w14:paraId="3A9478E3"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6CEE605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w:t>
            </w:r>
          </w:p>
        </w:tc>
        <w:tc>
          <w:tcPr>
            <w:tcW w:w="1250" w:type="dxa"/>
          </w:tcPr>
          <w:p w14:paraId="0FF325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7E01D43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50" w:type="dxa"/>
          </w:tcPr>
          <w:p w14:paraId="27378F9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198C312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73.4%</w:t>
            </w:r>
          </w:p>
        </w:tc>
        <w:tc>
          <w:tcPr>
            <w:tcW w:w="1250" w:type="dxa"/>
          </w:tcPr>
          <w:p w14:paraId="32467FD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6C811BCC" w14:textId="77777777" w:rsidTr="00A84C1C">
        <w:tc>
          <w:tcPr>
            <w:tcW w:w="1185" w:type="dxa"/>
          </w:tcPr>
          <w:p w14:paraId="64774C3D" w14:textId="77777777" w:rsidR="00AB7EBC" w:rsidRPr="00A84C1C" w:rsidRDefault="00AB7EBC">
            <w:pPr>
              <w:pStyle w:val="Compact"/>
              <w:rPr>
                <w:rFonts w:ascii="Helvetica" w:hAnsi="Helvetica"/>
                <w:sz w:val="18"/>
                <w:szCs w:val="18"/>
              </w:rPr>
            </w:pPr>
          </w:p>
        </w:tc>
        <w:tc>
          <w:tcPr>
            <w:tcW w:w="1002" w:type="dxa"/>
          </w:tcPr>
          <w:p w14:paraId="4FB4B8DE"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63250E6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w:t>
            </w:r>
          </w:p>
        </w:tc>
        <w:tc>
          <w:tcPr>
            <w:tcW w:w="1250" w:type="dxa"/>
          </w:tcPr>
          <w:p w14:paraId="1FA5E1D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39D5512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4796A4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793A34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66.4%</w:t>
            </w:r>
          </w:p>
        </w:tc>
        <w:tc>
          <w:tcPr>
            <w:tcW w:w="1250" w:type="dxa"/>
          </w:tcPr>
          <w:p w14:paraId="48FB51E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56.2%</w:t>
            </w:r>
          </w:p>
        </w:tc>
      </w:tr>
      <w:tr w:rsidR="003C64F0" w:rsidRPr="00CC2F84" w14:paraId="22BE6E3F" w14:textId="77777777" w:rsidTr="00A84C1C">
        <w:tc>
          <w:tcPr>
            <w:tcW w:w="1185" w:type="dxa"/>
          </w:tcPr>
          <w:p w14:paraId="30145300" w14:textId="77777777" w:rsidR="00AB7EBC" w:rsidRPr="00A84C1C" w:rsidRDefault="00AB7EBC">
            <w:pPr>
              <w:pStyle w:val="Compact"/>
              <w:rPr>
                <w:rFonts w:ascii="Helvetica" w:hAnsi="Helvetica"/>
                <w:sz w:val="18"/>
                <w:szCs w:val="18"/>
              </w:rPr>
            </w:pPr>
          </w:p>
        </w:tc>
        <w:tc>
          <w:tcPr>
            <w:tcW w:w="1002" w:type="dxa"/>
          </w:tcPr>
          <w:p w14:paraId="16C10470"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05D4039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9.1%</w:t>
            </w:r>
          </w:p>
        </w:tc>
        <w:tc>
          <w:tcPr>
            <w:tcW w:w="1250" w:type="dxa"/>
          </w:tcPr>
          <w:p w14:paraId="3199CB6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w:t>
            </w:r>
          </w:p>
        </w:tc>
        <w:tc>
          <w:tcPr>
            <w:tcW w:w="1250" w:type="dxa"/>
          </w:tcPr>
          <w:p w14:paraId="741E41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50" w:type="dxa"/>
          </w:tcPr>
          <w:p w14:paraId="47C4E0F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66F62BA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70.3%</w:t>
            </w:r>
          </w:p>
        </w:tc>
        <w:tc>
          <w:tcPr>
            <w:tcW w:w="1250" w:type="dxa"/>
          </w:tcPr>
          <w:p w14:paraId="0CF4B4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60.3%</w:t>
            </w:r>
          </w:p>
        </w:tc>
      </w:tr>
      <w:tr w:rsidR="003C64F0" w:rsidRPr="00CC2F84" w14:paraId="0147BF8D" w14:textId="77777777" w:rsidTr="00A84C1C">
        <w:tc>
          <w:tcPr>
            <w:tcW w:w="1185" w:type="dxa"/>
          </w:tcPr>
          <w:p w14:paraId="7E981A22" w14:textId="77777777" w:rsidR="00AB7EBC" w:rsidRPr="00A84C1C" w:rsidRDefault="00AB7EBC">
            <w:pPr>
              <w:pStyle w:val="Compact"/>
              <w:rPr>
                <w:rFonts w:ascii="Helvetica" w:hAnsi="Helvetica"/>
                <w:sz w:val="18"/>
                <w:szCs w:val="18"/>
              </w:rPr>
            </w:pPr>
          </w:p>
        </w:tc>
        <w:tc>
          <w:tcPr>
            <w:tcW w:w="1002" w:type="dxa"/>
          </w:tcPr>
          <w:p w14:paraId="2C2F93D9"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3847AB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10.2%</w:t>
            </w:r>
          </w:p>
        </w:tc>
        <w:tc>
          <w:tcPr>
            <w:tcW w:w="1250" w:type="dxa"/>
          </w:tcPr>
          <w:p w14:paraId="308356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w:t>
            </w:r>
          </w:p>
        </w:tc>
        <w:tc>
          <w:tcPr>
            <w:tcW w:w="1250" w:type="dxa"/>
          </w:tcPr>
          <w:p w14:paraId="39A1236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1250" w:type="dxa"/>
          </w:tcPr>
          <w:p w14:paraId="75D8309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01CCC2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75.0%</w:t>
            </w:r>
          </w:p>
        </w:tc>
        <w:tc>
          <w:tcPr>
            <w:tcW w:w="1250" w:type="dxa"/>
          </w:tcPr>
          <w:p w14:paraId="2744464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58.8%</w:t>
            </w:r>
          </w:p>
        </w:tc>
      </w:tr>
      <w:tr w:rsidR="003C64F0" w:rsidRPr="00CC2F84" w14:paraId="17A6554F" w14:textId="77777777" w:rsidTr="00A84C1C">
        <w:tc>
          <w:tcPr>
            <w:tcW w:w="1185" w:type="dxa"/>
          </w:tcPr>
          <w:p w14:paraId="388C347A" w14:textId="77777777" w:rsidR="00AB7EBC" w:rsidRPr="00A84C1C" w:rsidRDefault="00AB7EBC">
            <w:pPr>
              <w:pStyle w:val="Compact"/>
              <w:rPr>
                <w:rFonts w:ascii="Helvetica" w:hAnsi="Helvetica"/>
                <w:sz w:val="18"/>
                <w:szCs w:val="18"/>
              </w:rPr>
            </w:pPr>
          </w:p>
        </w:tc>
        <w:tc>
          <w:tcPr>
            <w:tcW w:w="1002" w:type="dxa"/>
          </w:tcPr>
          <w:p w14:paraId="75C60542"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48C4B19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12.3%</w:t>
            </w:r>
          </w:p>
        </w:tc>
        <w:tc>
          <w:tcPr>
            <w:tcW w:w="1250" w:type="dxa"/>
          </w:tcPr>
          <w:p w14:paraId="3CDD7DA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w:t>
            </w:r>
          </w:p>
        </w:tc>
        <w:tc>
          <w:tcPr>
            <w:tcW w:w="1250" w:type="dxa"/>
          </w:tcPr>
          <w:p w14:paraId="182AC9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36</w:t>
            </w:r>
          </w:p>
        </w:tc>
        <w:tc>
          <w:tcPr>
            <w:tcW w:w="1250" w:type="dxa"/>
          </w:tcPr>
          <w:p w14:paraId="3C7215A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45</w:t>
            </w:r>
          </w:p>
        </w:tc>
        <w:tc>
          <w:tcPr>
            <w:tcW w:w="1250" w:type="dxa"/>
          </w:tcPr>
          <w:p w14:paraId="7FB5A9B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78.4%</w:t>
            </w:r>
          </w:p>
        </w:tc>
        <w:tc>
          <w:tcPr>
            <w:tcW w:w="1250" w:type="dxa"/>
          </w:tcPr>
          <w:p w14:paraId="773DC47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64.0%</w:t>
            </w:r>
          </w:p>
        </w:tc>
      </w:tr>
      <w:tr w:rsidR="003C64F0" w:rsidRPr="00CC2F84" w14:paraId="769D96C8" w14:textId="77777777" w:rsidTr="00A84C1C">
        <w:tc>
          <w:tcPr>
            <w:tcW w:w="1185" w:type="dxa"/>
          </w:tcPr>
          <w:p w14:paraId="63236FF8" w14:textId="77777777" w:rsidR="00AB7EBC" w:rsidRPr="00A84C1C" w:rsidRDefault="006B4661">
            <w:pPr>
              <w:pStyle w:val="Compact"/>
              <w:rPr>
                <w:rFonts w:ascii="Helvetica" w:hAnsi="Helvetica"/>
                <w:sz w:val="18"/>
                <w:szCs w:val="18"/>
              </w:rPr>
            </w:pPr>
            <w:r w:rsidRPr="00A84C1C">
              <w:rPr>
                <w:rFonts w:ascii="Helvetica" w:hAnsi="Helvetica"/>
                <w:sz w:val="18"/>
                <w:szCs w:val="18"/>
              </w:rPr>
              <w:t>Crowded SAR = 60%</w:t>
            </w:r>
          </w:p>
        </w:tc>
        <w:tc>
          <w:tcPr>
            <w:tcW w:w="1002" w:type="dxa"/>
          </w:tcPr>
          <w:p w14:paraId="618B66BE"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3BF1653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9.5%</w:t>
            </w:r>
          </w:p>
        </w:tc>
        <w:tc>
          <w:tcPr>
            <w:tcW w:w="1250" w:type="dxa"/>
          </w:tcPr>
          <w:p w14:paraId="36C488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w:t>
            </w:r>
          </w:p>
        </w:tc>
        <w:tc>
          <w:tcPr>
            <w:tcW w:w="1250" w:type="dxa"/>
          </w:tcPr>
          <w:p w14:paraId="2CB3C10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1250" w:type="dxa"/>
          </w:tcPr>
          <w:p w14:paraId="0701F3A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54</w:t>
            </w:r>
          </w:p>
        </w:tc>
        <w:tc>
          <w:tcPr>
            <w:tcW w:w="1250" w:type="dxa"/>
          </w:tcPr>
          <w:p w14:paraId="70EE19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73.7%</w:t>
            </w:r>
          </w:p>
        </w:tc>
        <w:tc>
          <w:tcPr>
            <w:tcW w:w="1250" w:type="dxa"/>
          </w:tcPr>
          <w:p w14:paraId="7956162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57.0%</w:t>
            </w:r>
          </w:p>
        </w:tc>
      </w:tr>
      <w:tr w:rsidR="003C64F0" w:rsidRPr="00CC2F84" w14:paraId="62DE8A87" w14:textId="77777777" w:rsidTr="00A84C1C">
        <w:tc>
          <w:tcPr>
            <w:tcW w:w="1185" w:type="dxa"/>
          </w:tcPr>
          <w:p w14:paraId="16AE8027" w14:textId="77777777" w:rsidR="00AB7EBC" w:rsidRPr="00A84C1C" w:rsidRDefault="00AB7EBC">
            <w:pPr>
              <w:pStyle w:val="Compact"/>
              <w:rPr>
                <w:rFonts w:ascii="Helvetica" w:hAnsi="Helvetica"/>
                <w:sz w:val="18"/>
                <w:szCs w:val="18"/>
              </w:rPr>
            </w:pPr>
          </w:p>
        </w:tc>
        <w:tc>
          <w:tcPr>
            <w:tcW w:w="1002" w:type="dxa"/>
          </w:tcPr>
          <w:p w14:paraId="3F7717A2"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56D275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9.6%</w:t>
            </w:r>
          </w:p>
        </w:tc>
        <w:tc>
          <w:tcPr>
            <w:tcW w:w="1250" w:type="dxa"/>
          </w:tcPr>
          <w:p w14:paraId="6302B0E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794A7E4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39</w:t>
            </w:r>
          </w:p>
        </w:tc>
        <w:tc>
          <w:tcPr>
            <w:tcW w:w="1250" w:type="dxa"/>
          </w:tcPr>
          <w:p w14:paraId="39DACE7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1A2EB9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74.1%</w:t>
            </w:r>
          </w:p>
        </w:tc>
        <w:tc>
          <w:tcPr>
            <w:tcW w:w="1250" w:type="dxa"/>
          </w:tcPr>
          <w:p w14:paraId="0D9D33F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56.3%</w:t>
            </w:r>
          </w:p>
        </w:tc>
      </w:tr>
      <w:tr w:rsidR="003C64F0" w:rsidRPr="00CC2F84" w14:paraId="3E30D085" w14:textId="77777777" w:rsidTr="00A84C1C">
        <w:tc>
          <w:tcPr>
            <w:tcW w:w="1185" w:type="dxa"/>
          </w:tcPr>
          <w:p w14:paraId="0E753F0D" w14:textId="77777777" w:rsidR="00AB7EBC" w:rsidRPr="00A84C1C" w:rsidRDefault="00AB7EBC">
            <w:pPr>
              <w:pStyle w:val="Compact"/>
              <w:rPr>
                <w:rFonts w:ascii="Helvetica" w:hAnsi="Helvetica"/>
                <w:sz w:val="18"/>
                <w:szCs w:val="18"/>
              </w:rPr>
            </w:pPr>
          </w:p>
        </w:tc>
        <w:tc>
          <w:tcPr>
            <w:tcW w:w="1002" w:type="dxa"/>
          </w:tcPr>
          <w:p w14:paraId="43009FAD"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09FA946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w:t>
            </w:r>
          </w:p>
        </w:tc>
        <w:tc>
          <w:tcPr>
            <w:tcW w:w="1250" w:type="dxa"/>
          </w:tcPr>
          <w:p w14:paraId="6D1C041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66D6BE6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48</w:t>
            </w:r>
          </w:p>
        </w:tc>
        <w:tc>
          <w:tcPr>
            <w:tcW w:w="1250" w:type="dxa"/>
          </w:tcPr>
          <w:p w14:paraId="5754390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551CD52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66.8%</w:t>
            </w:r>
          </w:p>
        </w:tc>
        <w:tc>
          <w:tcPr>
            <w:tcW w:w="1250" w:type="dxa"/>
          </w:tcPr>
          <w:p w14:paraId="4E2A0C9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56.1%</w:t>
            </w:r>
          </w:p>
        </w:tc>
      </w:tr>
      <w:tr w:rsidR="003C64F0" w:rsidRPr="00CC2F84" w14:paraId="67E01620" w14:textId="77777777" w:rsidTr="00A84C1C">
        <w:tc>
          <w:tcPr>
            <w:tcW w:w="1185" w:type="dxa"/>
          </w:tcPr>
          <w:p w14:paraId="71BC60D8" w14:textId="77777777" w:rsidR="00AB7EBC" w:rsidRPr="00A84C1C" w:rsidRDefault="00AB7EBC">
            <w:pPr>
              <w:pStyle w:val="Compact"/>
              <w:rPr>
                <w:rFonts w:ascii="Helvetica" w:hAnsi="Helvetica"/>
                <w:sz w:val="18"/>
                <w:szCs w:val="18"/>
              </w:rPr>
            </w:pPr>
          </w:p>
        </w:tc>
        <w:tc>
          <w:tcPr>
            <w:tcW w:w="1002" w:type="dxa"/>
          </w:tcPr>
          <w:p w14:paraId="62DC3933"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358B479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9.3%</w:t>
            </w:r>
          </w:p>
        </w:tc>
        <w:tc>
          <w:tcPr>
            <w:tcW w:w="1250" w:type="dxa"/>
          </w:tcPr>
          <w:p w14:paraId="3B468BE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7.4%</w:t>
            </w:r>
          </w:p>
        </w:tc>
        <w:tc>
          <w:tcPr>
            <w:tcW w:w="1250" w:type="dxa"/>
          </w:tcPr>
          <w:p w14:paraId="1C71F62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42</w:t>
            </w:r>
          </w:p>
        </w:tc>
        <w:tc>
          <w:tcPr>
            <w:tcW w:w="1250" w:type="dxa"/>
          </w:tcPr>
          <w:p w14:paraId="5AFD432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49</w:t>
            </w:r>
          </w:p>
        </w:tc>
        <w:tc>
          <w:tcPr>
            <w:tcW w:w="1250" w:type="dxa"/>
          </w:tcPr>
          <w:p w14:paraId="4107361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70.8%</w:t>
            </w:r>
          </w:p>
        </w:tc>
        <w:tc>
          <w:tcPr>
            <w:tcW w:w="1250" w:type="dxa"/>
          </w:tcPr>
          <w:p w14:paraId="4CB21BC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60.4%</w:t>
            </w:r>
          </w:p>
        </w:tc>
      </w:tr>
      <w:tr w:rsidR="003C64F0" w:rsidRPr="00CC2F84" w14:paraId="0C9F84E4" w14:textId="77777777" w:rsidTr="00A84C1C">
        <w:tc>
          <w:tcPr>
            <w:tcW w:w="1185" w:type="dxa"/>
          </w:tcPr>
          <w:p w14:paraId="1ABDC75B" w14:textId="77777777" w:rsidR="00AB7EBC" w:rsidRPr="00A84C1C" w:rsidRDefault="00AB7EBC">
            <w:pPr>
              <w:pStyle w:val="Compact"/>
              <w:rPr>
                <w:rFonts w:ascii="Helvetica" w:hAnsi="Helvetica"/>
                <w:sz w:val="18"/>
                <w:szCs w:val="18"/>
              </w:rPr>
            </w:pPr>
          </w:p>
        </w:tc>
        <w:tc>
          <w:tcPr>
            <w:tcW w:w="1002" w:type="dxa"/>
          </w:tcPr>
          <w:p w14:paraId="7D95BFF4"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74F1E1E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10.6%</w:t>
            </w:r>
          </w:p>
        </w:tc>
        <w:tc>
          <w:tcPr>
            <w:tcW w:w="1250" w:type="dxa"/>
          </w:tcPr>
          <w:p w14:paraId="7E75760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7.0%</w:t>
            </w:r>
          </w:p>
        </w:tc>
        <w:tc>
          <w:tcPr>
            <w:tcW w:w="1250" w:type="dxa"/>
          </w:tcPr>
          <w:p w14:paraId="7B3E9DA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37</w:t>
            </w:r>
          </w:p>
        </w:tc>
        <w:tc>
          <w:tcPr>
            <w:tcW w:w="1250" w:type="dxa"/>
          </w:tcPr>
          <w:p w14:paraId="2C33BE4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581882B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76.0%</w:t>
            </w:r>
          </w:p>
        </w:tc>
        <w:tc>
          <w:tcPr>
            <w:tcW w:w="1250" w:type="dxa"/>
          </w:tcPr>
          <w:p w14:paraId="3F5A774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58.8%</w:t>
            </w:r>
          </w:p>
        </w:tc>
      </w:tr>
      <w:tr w:rsidR="003C64F0" w:rsidRPr="00CC2F84" w14:paraId="702536C8" w14:textId="77777777" w:rsidTr="00A84C1C">
        <w:tc>
          <w:tcPr>
            <w:tcW w:w="1185" w:type="dxa"/>
          </w:tcPr>
          <w:p w14:paraId="5EB9CFFB" w14:textId="77777777" w:rsidR="00AB7EBC" w:rsidRPr="00A84C1C" w:rsidRDefault="00AB7EBC">
            <w:pPr>
              <w:pStyle w:val="Compact"/>
              <w:rPr>
                <w:rFonts w:ascii="Helvetica" w:hAnsi="Helvetica"/>
                <w:sz w:val="18"/>
                <w:szCs w:val="18"/>
              </w:rPr>
            </w:pPr>
          </w:p>
        </w:tc>
        <w:tc>
          <w:tcPr>
            <w:tcW w:w="1002" w:type="dxa"/>
          </w:tcPr>
          <w:p w14:paraId="196CB005"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79A96F8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13.0%</w:t>
            </w:r>
          </w:p>
        </w:tc>
        <w:tc>
          <w:tcPr>
            <w:tcW w:w="1250" w:type="dxa"/>
          </w:tcPr>
          <w:p w14:paraId="742790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50" w:type="dxa"/>
          </w:tcPr>
          <w:p w14:paraId="2CEC4E0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33</w:t>
            </w:r>
          </w:p>
        </w:tc>
        <w:tc>
          <w:tcPr>
            <w:tcW w:w="1250" w:type="dxa"/>
          </w:tcPr>
          <w:p w14:paraId="0079B51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43</w:t>
            </w:r>
          </w:p>
        </w:tc>
        <w:tc>
          <w:tcPr>
            <w:tcW w:w="1250" w:type="dxa"/>
          </w:tcPr>
          <w:p w14:paraId="5823F6D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79.4%</w:t>
            </w:r>
          </w:p>
        </w:tc>
        <w:tc>
          <w:tcPr>
            <w:tcW w:w="1250" w:type="dxa"/>
          </w:tcPr>
          <w:p w14:paraId="76C1494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64.4%</w:t>
            </w:r>
          </w:p>
        </w:tc>
      </w:tr>
      <w:tr w:rsidR="003C64F0" w:rsidRPr="00CC2F84" w14:paraId="73374B62" w14:textId="77777777" w:rsidTr="00A84C1C">
        <w:tc>
          <w:tcPr>
            <w:tcW w:w="1185" w:type="dxa"/>
          </w:tcPr>
          <w:p w14:paraId="5EB37896" w14:textId="77777777" w:rsidR="00AB7EBC" w:rsidRPr="00A84C1C" w:rsidRDefault="006B4661">
            <w:pPr>
              <w:pStyle w:val="Compact"/>
              <w:rPr>
                <w:rFonts w:ascii="Helvetica" w:hAnsi="Helvetica"/>
                <w:sz w:val="18"/>
                <w:szCs w:val="18"/>
              </w:rPr>
            </w:pPr>
            <m:oMath>
              <m:r>
                <w:rPr>
                  <w:rFonts w:ascii="Cambria Math" w:hAnsi="Cambria Math"/>
                  <w:sz w:val="18"/>
                  <w:szCs w:val="18"/>
                </w:rPr>
                <m:t>d</m:t>
              </m:r>
            </m:oMath>
            <w:r w:rsidRPr="00A84C1C">
              <w:rPr>
                <w:rFonts w:ascii="Helvetica" w:hAnsi="Helvetica"/>
                <w:sz w:val="18"/>
                <w:szCs w:val="18"/>
              </w:rPr>
              <w:t xml:space="preserve"> = 1</w:t>
            </w:r>
          </w:p>
        </w:tc>
        <w:tc>
          <w:tcPr>
            <w:tcW w:w="1002" w:type="dxa"/>
          </w:tcPr>
          <w:p w14:paraId="2625FBEB"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1A3E2FA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w:t>
            </w:r>
          </w:p>
        </w:tc>
        <w:tc>
          <w:tcPr>
            <w:tcW w:w="1250" w:type="dxa"/>
          </w:tcPr>
          <w:p w14:paraId="5EB6E5D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299D6B7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50" w:type="dxa"/>
          </w:tcPr>
          <w:p w14:paraId="172F6FD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11E2883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71.6%</w:t>
            </w:r>
          </w:p>
        </w:tc>
        <w:tc>
          <w:tcPr>
            <w:tcW w:w="1250" w:type="dxa"/>
          </w:tcPr>
          <w:p w14:paraId="3A914CA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57.2%</w:t>
            </w:r>
          </w:p>
        </w:tc>
      </w:tr>
      <w:tr w:rsidR="003C64F0" w:rsidRPr="00CC2F84" w14:paraId="06000101" w14:textId="77777777" w:rsidTr="00A84C1C">
        <w:tc>
          <w:tcPr>
            <w:tcW w:w="1185" w:type="dxa"/>
          </w:tcPr>
          <w:p w14:paraId="2B53D3D5" w14:textId="77777777" w:rsidR="00AB7EBC" w:rsidRPr="00A84C1C" w:rsidRDefault="00AB7EBC">
            <w:pPr>
              <w:pStyle w:val="Compact"/>
              <w:rPr>
                <w:rFonts w:ascii="Helvetica" w:hAnsi="Helvetica"/>
                <w:sz w:val="18"/>
                <w:szCs w:val="18"/>
              </w:rPr>
            </w:pPr>
          </w:p>
        </w:tc>
        <w:tc>
          <w:tcPr>
            <w:tcW w:w="1002" w:type="dxa"/>
          </w:tcPr>
          <w:p w14:paraId="49F25524"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70B919D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8.8%</w:t>
            </w:r>
          </w:p>
        </w:tc>
        <w:tc>
          <w:tcPr>
            <w:tcW w:w="1250" w:type="dxa"/>
          </w:tcPr>
          <w:p w14:paraId="082176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06CC9A5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50" w:type="dxa"/>
          </w:tcPr>
          <w:p w14:paraId="7248F2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73912F8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71.8%</w:t>
            </w:r>
          </w:p>
        </w:tc>
        <w:tc>
          <w:tcPr>
            <w:tcW w:w="1250" w:type="dxa"/>
          </w:tcPr>
          <w:p w14:paraId="23DA3A6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56.6%</w:t>
            </w:r>
          </w:p>
        </w:tc>
      </w:tr>
      <w:tr w:rsidR="003C64F0" w:rsidRPr="00CC2F84" w14:paraId="2085DF96" w14:textId="77777777" w:rsidTr="00A84C1C">
        <w:tc>
          <w:tcPr>
            <w:tcW w:w="1185" w:type="dxa"/>
          </w:tcPr>
          <w:p w14:paraId="49332694" w14:textId="77777777" w:rsidR="00AB7EBC" w:rsidRPr="00A84C1C" w:rsidRDefault="00AB7EBC">
            <w:pPr>
              <w:pStyle w:val="Compact"/>
              <w:rPr>
                <w:rFonts w:ascii="Helvetica" w:hAnsi="Helvetica"/>
                <w:sz w:val="18"/>
                <w:szCs w:val="18"/>
              </w:rPr>
            </w:pPr>
          </w:p>
        </w:tc>
        <w:tc>
          <w:tcPr>
            <w:tcW w:w="1002" w:type="dxa"/>
          </w:tcPr>
          <w:p w14:paraId="4A5BE3D7"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4240946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7.5%</w:t>
            </w:r>
          </w:p>
        </w:tc>
        <w:tc>
          <w:tcPr>
            <w:tcW w:w="1250" w:type="dxa"/>
          </w:tcPr>
          <w:p w14:paraId="428A49C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4E3E062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3C7EE75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6B7E31B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65.7%</w:t>
            </w:r>
          </w:p>
        </w:tc>
        <w:tc>
          <w:tcPr>
            <w:tcW w:w="1250" w:type="dxa"/>
          </w:tcPr>
          <w:p w14:paraId="634671B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56.5%</w:t>
            </w:r>
          </w:p>
        </w:tc>
      </w:tr>
      <w:tr w:rsidR="003C64F0" w:rsidRPr="00CC2F84" w14:paraId="43FDEDAF" w14:textId="77777777" w:rsidTr="00A84C1C">
        <w:tc>
          <w:tcPr>
            <w:tcW w:w="1185" w:type="dxa"/>
          </w:tcPr>
          <w:p w14:paraId="4ADF505D" w14:textId="77777777" w:rsidR="00AB7EBC" w:rsidRPr="00A84C1C" w:rsidRDefault="00AB7EBC">
            <w:pPr>
              <w:pStyle w:val="Compact"/>
              <w:rPr>
                <w:rFonts w:ascii="Helvetica" w:hAnsi="Helvetica"/>
                <w:sz w:val="18"/>
                <w:szCs w:val="18"/>
              </w:rPr>
            </w:pPr>
          </w:p>
        </w:tc>
        <w:tc>
          <w:tcPr>
            <w:tcW w:w="1002" w:type="dxa"/>
          </w:tcPr>
          <w:p w14:paraId="741AD593"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448067C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8.7%</w:t>
            </w:r>
          </w:p>
        </w:tc>
        <w:tc>
          <w:tcPr>
            <w:tcW w:w="1250" w:type="dxa"/>
          </w:tcPr>
          <w:p w14:paraId="0D1A356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w:t>
            </w:r>
          </w:p>
        </w:tc>
        <w:tc>
          <w:tcPr>
            <w:tcW w:w="1250" w:type="dxa"/>
          </w:tcPr>
          <w:p w14:paraId="417F90C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55E1EC6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5736D1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69.1%</w:t>
            </w:r>
          </w:p>
        </w:tc>
        <w:tc>
          <w:tcPr>
            <w:tcW w:w="1250" w:type="dxa"/>
          </w:tcPr>
          <w:p w14:paraId="6D03C0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60.1%</w:t>
            </w:r>
          </w:p>
        </w:tc>
      </w:tr>
      <w:tr w:rsidR="003C64F0" w:rsidRPr="00CC2F84" w14:paraId="5E431B5E" w14:textId="77777777" w:rsidTr="00A84C1C">
        <w:tc>
          <w:tcPr>
            <w:tcW w:w="1185" w:type="dxa"/>
          </w:tcPr>
          <w:p w14:paraId="7F9428F7" w14:textId="77777777" w:rsidR="00AB7EBC" w:rsidRPr="00A84C1C" w:rsidRDefault="00AB7EBC">
            <w:pPr>
              <w:pStyle w:val="Compact"/>
              <w:rPr>
                <w:rFonts w:ascii="Helvetica" w:hAnsi="Helvetica"/>
                <w:sz w:val="18"/>
                <w:szCs w:val="18"/>
              </w:rPr>
            </w:pPr>
          </w:p>
        </w:tc>
        <w:tc>
          <w:tcPr>
            <w:tcW w:w="1002" w:type="dxa"/>
          </w:tcPr>
          <w:p w14:paraId="71F47620"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4A64A72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9.5%</w:t>
            </w:r>
          </w:p>
        </w:tc>
        <w:tc>
          <w:tcPr>
            <w:tcW w:w="1250" w:type="dxa"/>
          </w:tcPr>
          <w:p w14:paraId="126C806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6787642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50" w:type="dxa"/>
          </w:tcPr>
          <w:p w14:paraId="50194F5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53</w:t>
            </w:r>
          </w:p>
        </w:tc>
        <w:tc>
          <w:tcPr>
            <w:tcW w:w="1250" w:type="dxa"/>
          </w:tcPr>
          <w:p w14:paraId="760547B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73.1%</w:t>
            </w:r>
          </w:p>
        </w:tc>
        <w:tc>
          <w:tcPr>
            <w:tcW w:w="1250" w:type="dxa"/>
          </w:tcPr>
          <w:p w14:paraId="439C4D0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58.9%</w:t>
            </w:r>
          </w:p>
        </w:tc>
      </w:tr>
      <w:tr w:rsidR="003C64F0" w:rsidRPr="00CC2F84" w14:paraId="08891BDB" w14:textId="77777777" w:rsidTr="00A84C1C">
        <w:tc>
          <w:tcPr>
            <w:tcW w:w="1185" w:type="dxa"/>
          </w:tcPr>
          <w:p w14:paraId="4F7DD697" w14:textId="77777777" w:rsidR="00AB7EBC" w:rsidRPr="00A84C1C" w:rsidRDefault="00AB7EBC">
            <w:pPr>
              <w:pStyle w:val="Compact"/>
              <w:rPr>
                <w:rFonts w:ascii="Helvetica" w:hAnsi="Helvetica"/>
                <w:sz w:val="18"/>
                <w:szCs w:val="18"/>
              </w:rPr>
            </w:pPr>
          </w:p>
        </w:tc>
        <w:tc>
          <w:tcPr>
            <w:tcW w:w="1002" w:type="dxa"/>
          </w:tcPr>
          <w:p w14:paraId="299E38D9"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35F7961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11.1%</w:t>
            </w:r>
          </w:p>
        </w:tc>
        <w:tc>
          <w:tcPr>
            <w:tcW w:w="1250" w:type="dxa"/>
          </w:tcPr>
          <w:p w14:paraId="76454E69"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8.3%</w:t>
            </w:r>
          </w:p>
        </w:tc>
        <w:tc>
          <w:tcPr>
            <w:tcW w:w="1250" w:type="dxa"/>
          </w:tcPr>
          <w:p w14:paraId="5BDE077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40</w:t>
            </w:r>
          </w:p>
        </w:tc>
        <w:tc>
          <w:tcPr>
            <w:tcW w:w="1250" w:type="dxa"/>
          </w:tcPr>
          <w:p w14:paraId="6FD1E4C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47</w:t>
            </w:r>
          </w:p>
        </w:tc>
        <w:tc>
          <w:tcPr>
            <w:tcW w:w="1250" w:type="dxa"/>
          </w:tcPr>
          <w:p w14:paraId="6241AF9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76.1%</w:t>
            </w:r>
          </w:p>
        </w:tc>
        <w:tc>
          <w:tcPr>
            <w:tcW w:w="1250" w:type="dxa"/>
          </w:tcPr>
          <w:p w14:paraId="0CFAB1F1"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63.3%</w:t>
            </w:r>
          </w:p>
        </w:tc>
      </w:tr>
      <w:tr w:rsidR="003C64F0" w:rsidRPr="00CC2F84" w14:paraId="031FB668" w14:textId="77777777" w:rsidTr="00A84C1C">
        <w:tc>
          <w:tcPr>
            <w:tcW w:w="1185" w:type="dxa"/>
          </w:tcPr>
          <w:p w14:paraId="0EFE67F8" w14:textId="77777777" w:rsidR="00AB7EBC" w:rsidRPr="00A84C1C" w:rsidRDefault="006B4661">
            <w:pPr>
              <w:pStyle w:val="Compact"/>
              <w:rPr>
                <w:rFonts w:ascii="Helvetica" w:hAnsi="Helvetica"/>
                <w:sz w:val="18"/>
                <w:szCs w:val="18"/>
              </w:rPr>
            </w:pPr>
            <m:oMath>
              <m:r>
                <w:rPr>
                  <w:rFonts w:ascii="Cambria Math" w:hAnsi="Cambria Math"/>
                  <w:sz w:val="18"/>
                  <w:szCs w:val="18"/>
                </w:rPr>
                <m:t>d</m:t>
              </m:r>
            </m:oMath>
            <w:r w:rsidRPr="00A84C1C">
              <w:rPr>
                <w:rFonts w:ascii="Helvetica" w:hAnsi="Helvetica"/>
                <w:sz w:val="18"/>
                <w:szCs w:val="18"/>
              </w:rPr>
              <w:t xml:space="preserve"> = 3</w:t>
            </w:r>
          </w:p>
        </w:tc>
        <w:tc>
          <w:tcPr>
            <w:tcW w:w="1002" w:type="dxa"/>
          </w:tcPr>
          <w:p w14:paraId="50E74C8A" w14:textId="77777777" w:rsidR="00AB7EBC" w:rsidRPr="00A84C1C" w:rsidRDefault="006B4661">
            <w:pPr>
              <w:pStyle w:val="Compact"/>
              <w:rPr>
                <w:rFonts w:ascii="Helvetica" w:hAnsi="Helvetica"/>
                <w:sz w:val="18"/>
                <w:szCs w:val="18"/>
              </w:rPr>
            </w:pPr>
            <w:r w:rsidRPr="00A84C1C">
              <w:rPr>
                <w:rFonts w:ascii="Helvetica" w:hAnsi="Helvetica"/>
                <w:sz w:val="18"/>
                <w:szCs w:val="18"/>
              </w:rPr>
              <w:t>East</w:t>
            </w:r>
          </w:p>
        </w:tc>
        <w:tc>
          <w:tcPr>
            <w:tcW w:w="1251" w:type="dxa"/>
          </w:tcPr>
          <w:p w14:paraId="547033D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50" w:type="dxa"/>
          </w:tcPr>
          <w:p w14:paraId="6F823DB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w:t>
            </w:r>
          </w:p>
        </w:tc>
        <w:tc>
          <w:tcPr>
            <w:tcW w:w="1250" w:type="dxa"/>
          </w:tcPr>
          <w:p w14:paraId="7286513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50" w:type="dxa"/>
          </w:tcPr>
          <w:p w14:paraId="25E5E28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55</w:t>
            </w:r>
          </w:p>
        </w:tc>
        <w:tc>
          <w:tcPr>
            <w:tcW w:w="1250" w:type="dxa"/>
          </w:tcPr>
          <w:p w14:paraId="7F301627"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72.2%</w:t>
            </w:r>
          </w:p>
        </w:tc>
        <w:tc>
          <w:tcPr>
            <w:tcW w:w="1250" w:type="dxa"/>
          </w:tcPr>
          <w:p w14:paraId="72CED07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57.1%</w:t>
            </w:r>
          </w:p>
        </w:tc>
      </w:tr>
      <w:tr w:rsidR="003C64F0" w:rsidRPr="00CC2F84" w14:paraId="18AF8261" w14:textId="77777777" w:rsidTr="00A84C1C">
        <w:tc>
          <w:tcPr>
            <w:tcW w:w="1185" w:type="dxa"/>
          </w:tcPr>
          <w:p w14:paraId="72A5532C" w14:textId="77777777" w:rsidR="00AB7EBC" w:rsidRPr="00A84C1C" w:rsidRDefault="00AB7EBC">
            <w:pPr>
              <w:pStyle w:val="Compact"/>
              <w:rPr>
                <w:rFonts w:ascii="Helvetica" w:hAnsi="Helvetica"/>
                <w:sz w:val="18"/>
                <w:szCs w:val="18"/>
              </w:rPr>
            </w:pPr>
          </w:p>
        </w:tc>
        <w:tc>
          <w:tcPr>
            <w:tcW w:w="1002" w:type="dxa"/>
          </w:tcPr>
          <w:p w14:paraId="4B74C34F" w14:textId="77777777" w:rsidR="00AB7EBC" w:rsidRPr="00A84C1C" w:rsidRDefault="006B4661">
            <w:pPr>
              <w:pStyle w:val="Compact"/>
              <w:rPr>
                <w:rFonts w:ascii="Helvetica" w:hAnsi="Helvetica"/>
                <w:sz w:val="18"/>
                <w:szCs w:val="18"/>
              </w:rPr>
            </w:pPr>
            <w:r w:rsidRPr="00A84C1C">
              <w:rPr>
                <w:rFonts w:ascii="Helvetica" w:hAnsi="Helvetica"/>
                <w:sz w:val="18"/>
                <w:szCs w:val="18"/>
              </w:rPr>
              <w:t>Southeast</w:t>
            </w:r>
          </w:p>
        </w:tc>
        <w:tc>
          <w:tcPr>
            <w:tcW w:w="1251" w:type="dxa"/>
          </w:tcPr>
          <w:p w14:paraId="597595E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9.0%</w:t>
            </w:r>
          </w:p>
        </w:tc>
        <w:tc>
          <w:tcPr>
            <w:tcW w:w="1250" w:type="dxa"/>
          </w:tcPr>
          <w:p w14:paraId="0F0571F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6.2%</w:t>
            </w:r>
          </w:p>
        </w:tc>
        <w:tc>
          <w:tcPr>
            <w:tcW w:w="1250" w:type="dxa"/>
          </w:tcPr>
          <w:p w14:paraId="5EF245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44</w:t>
            </w:r>
          </w:p>
        </w:tc>
        <w:tc>
          <w:tcPr>
            <w:tcW w:w="1250" w:type="dxa"/>
          </w:tcPr>
          <w:p w14:paraId="0F56D8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11B2033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72.5%</w:t>
            </w:r>
          </w:p>
        </w:tc>
        <w:tc>
          <w:tcPr>
            <w:tcW w:w="1250" w:type="dxa"/>
          </w:tcPr>
          <w:p w14:paraId="7531F5C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56.4%</w:t>
            </w:r>
          </w:p>
        </w:tc>
      </w:tr>
      <w:tr w:rsidR="003C64F0" w:rsidRPr="00CC2F84" w14:paraId="54796800" w14:textId="77777777" w:rsidTr="00A84C1C">
        <w:tc>
          <w:tcPr>
            <w:tcW w:w="1185" w:type="dxa"/>
          </w:tcPr>
          <w:p w14:paraId="2029930A" w14:textId="77777777" w:rsidR="00AB7EBC" w:rsidRPr="00A84C1C" w:rsidRDefault="00AB7EBC">
            <w:pPr>
              <w:pStyle w:val="Compact"/>
              <w:rPr>
                <w:rFonts w:ascii="Helvetica" w:hAnsi="Helvetica"/>
                <w:sz w:val="18"/>
                <w:szCs w:val="18"/>
              </w:rPr>
            </w:pPr>
          </w:p>
        </w:tc>
        <w:tc>
          <w:tcPr>
            <w:tcW w:w="1002" w:type="dxa"/>
          </w:tcPr>
          <w:p w14:paraId="75FAAB44" w14:textId="77777777" w:rsidR="00AB7EBC" w:rsidRPr="00A84C1C" w:rsidRDefault="006B4661">
            <w:pPr>
              <w:pStyle w:val="Compact"/>
              <w:rPr>
                <w:rFonts w:ascii="Helvetica" w:hAnsi="Helvetica"/>
                <w:sz w:val="18"/>
                <w:szCs w:val="18"/>
              </w:rPr>
            </w:pPr>
            <w:r w:rsidRPr="00A84C1C">
              <w:rPr>
                <w:rFonts w:ascii="Helvetica" w:hAnsi="Helvetica"/>
                <w:sz w:val="18"/>
                <w:szCs w:val="18"/>
              </w:rPr>
              <w:t>Midwest</w:t>
            </w:r>
          </w:p>
        </w:tc>
        <w:tc>
          <w:tcPr>
            <w:tcW w:w="1251" w:type="dxa"/>
          </w:tcPr>
          <w:p w14:paraId="2C8938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7.6%</w:t>
            </w:r>
          </w:p>
        </w:tc>
        <w:tc>
          <w:tcPr>
            <w:tcW w:w="1250" w:type="dxa"/>
          </w:tcPr>
          <w:p w14:paraId="273EF1E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6.1%</w:t>
            </w:r>
          </w:p>
        </w:tc>
        <w:tc>
          <w:tcPr>
            <w:tcW w:w="1250" w:type="dxa"/>
          </w:tcPr>
          <w:p w14:paraId="34D2BC7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50</w:t>
            </w:r>
          </w:p>
        </w:tc>
        <w:tc>
          <w:tcPr>
            <w:tcW w:w="1250" w:type="dxa"/>
          </w:tcPr>
          <w:p w14:paraId="139474F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w:t>
            </w:r>
          </w:p>
        </w:tc>
        <w:tc>
          <w:tcPr>
            <w:tcW w:w="1250" w:type="dxa"/>
          </w:tcPr>
          <w:p w14:paraId="41575AB4"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66.0%</w:t>
            </w:r>
          </w:p>
        </w:tc>
        <w:tc>
          <w:tcPr>
            <w:tcW w:w="1250" w:type="dxa"/>
          </w:tcPr>
          <w:p w14:paraId="4F3F8FB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56.3%</w:t>
            </w:r>
          </w:p>
        </w:tc>
      </w:tr>
      <w:tr w:rsidR="003C64F0" w:rsidRPr="00CC2F84" w14:paraId="1FB59A55" w14:textId="77777777" w:rsidTr="00A84C1C">
        <w:tc>
          <w:tcPr>
            <w:tcW w:w="1185" w:type="dxa"/>
          </w:tcPr>
          <w:p w14:paraId="50979FE4" w14:textId="77777777" w:rsidR="00AB7EBC" w:rsidRPr="00A84C1C" w:rsidRDefault="00AB7EBC">
            <w:pPr>
              <w:pStyle w:val="Compact"/>
              <w:rPr>
                <w:rFonts w:ascii="Helvetica" w:hAnsi="Helvetica"/>
                <w:sz w:val="18"/>
                <w:szCs w:val="18"/>
              </w:rPr>
            </w:pPr>
          </w:p>
        </w:tc>
        <w:tc>
          <w:tcPr>
            <w:tcW w:w="1002" w:type="dxa"/>
          </w:tcPr>
          <w:p w14:paraId="63DDCA23" w14:textId="77777777" w:rsidR="00AB7EBC" w:rsidRPr="00A84C1C" w:rsidRDefault="006B4661">
            <w:pPr>
              <w:pStyle w:val="Compact"/>
              <w:rPr>
                <w:rFonts w:ascii="Helvetica" w:hAnsi="Helvetica"/>
                <w:sz w:val="18"/>
                <w:szCs w:val="18"/>
              </w:rPr>
            </w:pPr>
            <w:r w:rsidRPr="00A84C1C">
              <w:rPr>
                <w:rFonts w:ascii="Helvetica" w:hAnsi="Helvetica"/>
                <w:sz w:val="18"/>
                <w:szCs w:val="18"/>
              </w:rPr>
              <w:t>Southwest</w:t>
            </w:r>
          </w:p>
        </w:tc>
        <w:tc>
          <w:tcPr>
            <w:tcW w:w="1251" w:type="dxa"/>
          </w:tcPr>
          <w:p w14:paraId="4EA0988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8.9%</w:t>
            </w:r>
          </w:p>
        </w:tc>
        <w:tc>
          <w:tcPr>
            <w:tcW w:w="1250" w:type="dxa"/>
          </w:tcPr>
          <w:p w14:paraId="020837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w:t>
            </w:r>
          </w:p>
        </w:tc>
        <w:tc>
          <w:tcPr>
            <w:tcW w:w="1250" w:type="dxa"/>
          </w:tcPr>
          <w:p w14:paraId="104710A2"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50" w:type="dxa"/>
          </w:tcPr>
          <w:p w14:paraId="1155E17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51</w:t>
            </w:r>
          </w:p>
        </w:tc>
        <w:tc>
          <w:tcPr>
            <w:tcW w:w="1250" w:type="dxa"/>
          </w:tcPr>
          <w:p w14:paraId="26B8193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69.6%</w:t>
            </w:r>
          </w:p>
        </w:tc>
        <w:tc>
          <w:tcPr>
            <w:tcW w:w="1250" w:type="dxa"/>
          </w:tcPr>
          <w:p w14:paraId="7FACB556"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60.2%</w:t>
            </w:r>
          </w:p>
        </w:tc>
      </w:tr>
      <w:tr w:rsidR="003C64F0" w:rsidRPr="00CC2F84" w14:paraId="5774AA7C" w14:textId="77777777" w:rsidTr="00A84C1C">
        <w:tc>
          <w:tcPr>
            <w:tcW w:w="1185" w:type="dxa"/>
          </w:tcPr>
          <w:p w14:paraId="14EE6C8C" w14:textId="77777777" w:rsidR="00AB7EBC" w:rsidRPr="00A84C1C" w:rsidRDefault="00AB7EBC">
            <w:pPr>
              <w:pStyle w:val="Compact"/>
              <w:rPr>
                <w:rFonts w:ascii="Helvetica" w:hAnsi="Helvetica"/>
                <w:sz w:val="18"/>
                <w:szCs w:val="18"/>
              </w:rPr>
            </w:pPr>
          </w:p>
        </w:tc>
        <w:tc>
          <w:tcPr>
            <w:tcW w:w="1002" w:type="dxa"/>
          </w:tcPr>
          <w:p w14:paraId="19C6FD25" w14:textId="77777777" w:rsidR="00AB7EBC" w:rsidRPr="00A84C1C" w:rsidRDefault="006B4661">
            <w:pPr>
              <w:pStyle w:val="Compact"/>
              <w:rPr>
                <w:rFonts w:ascii="Helvetica" w:hAnsi="Helvetica"/>
                <w:sz w:val="18"/>
                <w:szCs w:val="18"/>
              </w:rPr>
            </w:pPr>
            <w:r w:rsidRPr="00A84C1C">
              <w:rPr>
                <w:rFonts w:ascii="Helvetica" w:hAnsi="Helvetica"/>
                <w:sz w:val="18"/>
                <w:szCs w:val="18"/>
              </w:rPr>
              <w:t>Northwest</w:t>
            </w:r>
          </w:p>
        </w:tc>
        <w:tc>
          <w:tcPr>
            <w:tcW w:w="1251" w:type="dxa"/>
          </w:tcPr>
          <w:p w14:paraId="01EA367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9.7%</w:t>
            </w:r>
          </w:p>
        </w:tc>
        <w:tc>
          <w:tcPr>
            <w:tcW w:w="1250" w:type="dxa"/>
          </w:tcPr>
          <w:p w14:paraId="1137DAF5"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6.9%</w:t>
            </w:r>
          </w:p>
        </w:tc>
        <w:tc>
          <w:tcPr>
            <w:tcW w:w="1250" w:type="dxa"/>
          </w:tcPr>
          <w:p w14:paraId="26D7A22E"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43</w:t>
            </w:r>
          </w:p>
        </w:tc>
        <w:tc>
          <w:tcPr>
            <w:tcW w:w="1250" w:type="dxa"/>
          </w:tcPr>
          <w:p w14:paraId="39757988"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52</w:t>
            </w:r>
          </w:p>
        </w:tc>
        <w:tc>
          <w:tcPr>
            <w:tcW w:w="1250" w:type="dxa"/>
          </w:tcPr>
          <w:p w14:paraId="6AC4206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73.8%</w:t>
            </w:r>
          </w:p>
        </w:tc>
        <w:tc>
          <w:tcPr>
            <w:tcW w:w="1250" w:type="dxa"/>
          </w:tcPr>
          <w:p w14:paraId="011D2DDA"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58.8%</w:t>
            </w:r>
          </w:p>
        </w:tc>
      </w:tr>
      <w:tr w:rsidR="003C64F0" w:rsidRPr="00CC2F84" w14:paraId="55CFE939" w14:textId="77777777" w:rsidTr="00A84C1C">
        <w:tc>
          <w:tcPr>
            <w:tcW w:w="1185" w:type="dxa"/>
          </w:tcPr>
          <w:p w14:paraId="31BD29EC" w14:textId="77777777" w:rsidR="00AB7EBC" w:rsidRPr="00A84C1C" w:rsidRDefault="00AB7EBC">
            <w:pPr>
              <w:pStyle w:val="Compact"/>
              <w:rPr>
                <w:rFonts w:ascii="Helvetica" w:hAnsi="Helvetica"/>
                <w:sz w:val="18"/>
                <w:szCs w:val="18"/>
              </w:rPr>
            </w:pPr>
          </w:p>
        </w:tc>
        <w:tc>
          <w:tcPr>
            <w:tcW w:w="1002" w:type="dxa"/>
          </w:tcPr>
          <w:p w14:paraId="40FDFDA1" w14:textId="77777777" w:rsidR="00AB7EBC" w:rsidRPr="00A84C1C" w:rsidRDefault="006B4661">
            <w:pPr>
              <w:pStyle w:val="Compact"/>
              <w:rPr>
                <w:rFonts w:ascii="Helvetica" w:hAnsi="Helvetica"/>
                <w:sz w:val="18"/>
                <w:szCs w:val="18"/>
              </w:rPr>
            </w:pPr>
            <w:r w:rsidRPr="00A84C1C">
              <w:rPr>
                <w:rFonts w:ascii="Helvetica" w:hAnsi="Helvetica"/>
                <w:sz w:val="18"/>
                <w:szCs w:val="18"/>
              </w:rPr>
              <w:t>California</w:t>
            </w:r>
          </w:p>
        </w:tc>
        <w:tc>
          <w:tcPr>
            <w:tcW w:w="1251" w:type="dxa"/>
          </w:tcPr>
          <w:p w14:paraId="6AF7DA7C"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11.6%</w:t>
            </w:r>
          </w:p>
        </w:tc>
        <w:tc>
          <w:tcPr>
            <w:tcW w:w="1250" w:type="dxa"/>
          </w:tcPr>
          <w:p w14:paraId="4185AE73"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8.5%</w:t>
            </w:r>
          </w:p>
        </w:tc>
        <w:tc>
          <w:tcPr>
            <w:tcW w:w="1250" w:type="dxa"/>
          </w:tcPr>
          <w:p w14:paraId="40823EBB"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38</w:t>
            </w:r>
          </w:p>
        </w:tc>
        <w:tc>
          <w:tcPr>
            <w:tcW w:w="1250" w:type="dxa"/>
          </w:tcPr>
          <w:p w14:paraId="5FAD5450"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46</w:t>
            </w:r>
          </w:p>
        </w:tc>
        <w:tc>
          <w:tcPr>
            <w:tcW w:w="1250" w:type="dxa"/>
          </w:tcPr>
          <w:p w14:paraId="17886CBD"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77.0%</w:t>
            </w:r>
          </w:p>
        </w:tc>
        <w:tc>
          <w:tcPr>
            <w:tcW w:w="1250" w:type="dxa"/>
          </w:tcPr>
          <w:p w14:paraId="67C042CF" w14:textId="77777777" w:rsidR="00AB7EBC" w:rsidRPr="00A84C1C" w:rsidRDefault="006B4661">
            <w:pPr>
              <w:pStyle w:val="Compact"/>
              <w:jc w:val="center"/>
              <w:rPr>
                <w:rFonts w:ascii="Helvetica" w:hAnsi="Helvetica"/>
                <w:sz w:val="18"/>
                <w:szCs w:val="18"/>
              </w:rPr>
            </w:pPr>
            <w:r w:rsidRPr="00A84C1C">
              <w:rPr>
                <w:rFonts w:ascii="Helvetica" w:hAnsi="Helvetica"/>
                <w:sz w:val="18"/>
                <w:szCs w:val="18"/>
              </w:rPr>
              <w:t>63.6%</w:t>
            </w:r>
          </w:p>
        </w:tc>
      </w:tr>
    </w:tbl>
    <w:p w14:paraId="5FFF62CE" w14:textId="77777777" w:rsidR="00C40D09" w:rsidRPr="00CC2F84" w:rsidRDefault="00C40D09">
      <w:pPr>
        <w:pStyle w:val="BodyText"/>
        <w:rPr>
          <w:rFonts w:ascii="Helvetica" w:hAnsi="Helvetica"/>
          <w:b/>
          <w:bCs/>
        </w:rPr>
      </w:pPr>
    </w:p>
    <w:p w14:paraId="04DF72DA" w14:textId="77777777" w:rsidR="00C40D09" w:rsidRPr="00CC2F84" w:rsidRDefault="00C40D09">
      <w:pPr>
        <w:rPr>
          <w:rFonts w:ascii="Helvetica" w:hAnsi="Helvetica"/>
          <w:b/>
          <w:bCs/>
        </w:rPr>
      </w:pPr>
      <w:r w:rsidRPr="00CC2F84">
        <w:rPr>
          <w:rFonts w:ascii="Helvetica" w:hAnsi="Helvetica"/>
          <w:b/>
          <w:bCs/>
        </w:rPr>
        <w:br w:type="page"/>
      </w:r>
    </w:p>
    <w:p w14:paraId="24330A5F" w14:textId="637E71C5" w:rsidR="00AB7EBC" w:rsidRPr="00FE37B8" w:rsidRDefault="006B4661" w:rsidP="00FE37B8">
      <w:pPr>
        <w:pStyle w:val="BodyText"/>
        <w:jc w:val="both"/>
        <w:rPr>
          <w:rFonts w:ascii="Helvetica" w:hAnsi="Helvetica"/>
          <w:sz w:val="20"/>
          <w:szCs w:val="20"/>
        </w:rPr>
      </w:pPr>
      <w:r w:rsidRPr="00FE37B8">
        <w:rPr>
          <w:rFonts w:ascii="Helvetica" w:hAnsi="Helvetica"/>
          <w:b/>
          <w:bCs/>
          <w:sz w:val="20"/>
          <w:szCs w:val="20"/>
        </w:rPr>
        <w:lastRenderedPageBreak/>
        <w:t>Table S4. Differential metrics between agricultural workers and the general community across regions and parameter sets.</w:t>
      </w:r>
      <w:r w:rsidRPr="00FE37B8">
        <w:rPr>
          <w:rFonts w:ascii="Helvetica" w:hAnsi="Helvetica"/>
          <w:sz w:val="20"/>
          <w:szCs w:val="20"/>
        </w:rPr>
        <w:t xml:space="preserve"> Peak prevalence ratio, final size ratio, peak timing difference, and maximum infection prevalence ratio between agricultural workers and the general community.</w:t>
      </w:r>
    </w:p>
    <w:tbl>
      <w:tblPr>
        <w:tblStyle w:val="Table"/>
        <w:tblW w:w="5000" w:type="pct"/>
        <w:tblLayout w:type="fixed"/>
        <w:tblLook w:val="0020" w:firstRow="1" w:lastRow="0" w:firstColumn="0" w:lastColumn="0" w:noHBand="0" w:noVBand="0"/>
      </w:tblPr>
      <w:tblGrid>
        <w:gridCol w:w="1336"/>
        <w:gridCol w:w="1336"/>
        <w:gridCol w:w="1672"/>
        <w:gridCol w:w="1672"/>
        <w:gridCol w:w="1672"/>
        <w:gridCol w:w="1672"/>
      </w:tblGrid>
      <w:tr w:rsidR="003C64F0" w:rsidRPr="00CC2F84" w14:paraId="7DBE980B"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1131" w:type="dxa"/>
          </w:tcPr>
          <w:p w14:paraId="5521B01C" w14:textId="77777777" w:rsidR="00AB7EBC" w:rsidRPr="00FE37B8" w:rsidRDefault="006B4661">
            <w:pPr>
              <w:pStyle w:val="Compact"/>
              <w:rPr>
                <w:rFonts w:ascii="Helvetica" w:hAnsi="Helvetica"/>
                <w:sz w:val="18"/>
                <w:szCs w:val="18"/>
              </w:rPr>
            </w:pPr>
            <w:r w:rsidRPr="00FE37B8">
              <w:rPr>
                <w:rFonts w:ascii="Helvetica" w:hAnsi="Helvetica"/>
                <w:sz w:val="18"/>
                <w:szCs w:val="18"/>
              </w:rPr>
              <w:t>Parameter set</w:t>
            </w:r>
          </w:p>
        </w:tc>
        <w:tc>
          <w:tcPr>
            <w:tcW w:w="1131" w:type="dxa"/>
          </w:tcPr>
          <w:p w14:paraId="086DF499" w14:textId="77777777" w:rsidR="00AB7EBC" w:rsidRPr="00FE37B8" w:rsidRDefault="006B4661">
            <w:pPr>
              <w:pStyle w:val="Compact"/>
              <w:rPr>
                <w:rFonts w:ascii="Helvetica" w:hAnsi="Helvetica"/>
                <w:sz w:val="18"/>
                <w:szCs w:val="18"/>
              </w:rPr>
            </w:pPr>
            <w:r w:rsidRPr="00FE37B8">
              <w:rPr>
                <w:rFonts w:ascii="Helvetica" w:hAnsi="Helvetica"/>
                <w:sz w:val="18"/>
                <w:szCs w:val="18"/>
              </w:rPr>
              <w:t>Region</w:t>
            </w:r>
          </w:p>
        </w:tc>
        <w:tc>
          <w:tcPr>
            <w:tcW w:w="1414" w:type="dxa"/>
          </w:tcPr>
          <w:p w14:paraId="7D4D3D9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Peak prevalence ratio</w:t>
            </w:r>
          </w:p>
        </w:tc>
        <w:tc>
          <w:tcPr>
            <w:tcW w:w="1414" w:type="dxa"/>
          </w:tcPr>
          <w:p w14:paraId="173FAF0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Final size ratio</w:t>
            </w:r>
          </w:p>
        </w:tc>
        <w:tc>
          <w:tcPr>
            <w:tcW w:w="1414" w:type="dxa"/>
          </w:tcPr>
          <w:p w14:paraId="012B7B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Time difference (days)</w:t>
            </w:r>
          </w:p>
        </w:tc>
        <w:tc>
          <w:tcPr>
            <w:tcW w:w="1414" w:type="dxa"/>
          </w:tcPr>
          <w:p w14:paraId="7C30F89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Max prevalence ratio</w:t>
            </w:r>
          </w:p>
        </w:tc>
      </w:tr>
      <w:tr w:rsidR="003C64F0" w:rsidRPr="00CC2F84" w14:paraId="0169BC3A" w14:textId="77777777">
        <w:tc>
          <w:tcPr>
            <w:tcW w:w="1131" w:type="dxa"/>
          </w:tcPr>
          <w:p w14:paraId="13DBD0B7" w14:textId="77777777" w:rsidR="00AB7EBC" w:rsidRPr="00FE37B8" w:rsidRDefault="006B4661">
            <w:pPr>
              <w:pStyle w:val="Compact"/>
              <w:rPr>
                <w:rFonts w:ascii="Helvetica" w:hAnsi="Helvetica"/>
                <w:sz w:val="18"/>
                <w:szCs w:val="18"/>
              </w:rPr>
            </w:pPr>
            <w:r w:rsidRPr="00FE37B8">
              <w:rPr>
                <w:rFonts w:ascii="Helvetica" w:hAnsi="Helvetica"/>
                <w:sz w:val="18"/>
                <w:szCs w:val="18"/>
              </w:rPr>
              <w:t>Baseline</w:t>
            </w:r>
          </w:p>
        </w:tc>
        <w:tc>
          <w:tcPr>
            <w:tcW w:w="1131" w:type="dxa"/>
          </w:tcPr>
          <w:p w14:paraId="72E2B38D"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7E0F157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1.41</w:t>
            </w:r>
          </w:p>
        </w:tc>
        <w:tc>
          <w:tcPr>
            <w:tcW w:w="1414" w:type="dxa"/>
          </w:tcPr>
          <w:p w14:paraId="23B76FF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414" w:type="dxa"/>
          </w:tcPr>
          <w:p w14:paraId="4F501D3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w:t>
            </w:r>
          </w:p>
        </w:tc>
        <w:tc>
          <w:tcPr>
            <w:tcW w:w="1414" w:type="dxa"/>
          </w:tcPr>
          <w:p w14:paraId="4F7CCA4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2.62</w:t>
            </w:r>
          </w:p>
        </w:tc>
      </w:tr>
      <w:tr w:rsidR="003C64F0" w:rsidRPr="00CC2F84" w14:paraId="41F2D8C5" w14:textId="77777777">
        <w:tc>
          <w:tcPr>
            <w:tcW w:w="1131" w:type="dxa"/>
          </w:tcPr>
          <w:p w14:paraId="50669ECA" w14:textId="77777777" w:rsidR="00AB7EBC" w:rsidRPr="00FE37B8" w:rsidRDefault="00AB7EBC">
            <w:pPr>
              <w:pStyle w:val="Compact"/>
              <w:rPr>
                <w:rFonts w:ascii="Helvetica" w:hAnsi="Helvetica"/>
                <w:sz w:val="18"/>
                <w:szCs w:val="18"/>
              </w:rPr>
            </w:pPr>
          </w:p>
        </w:tc>
        <w:tc>
          <w:tcPr>
            <w:tcW w:w="1131" w:type="dxa"/>
          </w:tcPr>
          <w:p w14:paraId="0BE67B30"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24108A2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1.45</w:t>
            </w:r>
          </w:p>
        </w:tc>
        <w:tc>
          <w:tcPr>
            <w:tcW w:w="1414" w:type="dxa"/>
          </w:tcPr>
          <w:p w14:paraId="29919A7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414" w:type="dxa"/>
          </w:tcPr>
          <w:p w14:paraId="51E0ABD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w:t>
            </w:r>
          </w:p>
        </w:tc>
        <w:tc>
          <w:tcPr>
            <w:tcW w:w="1414" w:type="dxa"/>
          </w:tcPr>
          <w:p w14:paraId="332C34D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2.78</w:t>
            </w:r>
          </w:p>
        </w:tc>
      </w:tr>
      <w:tr w:rsidR="003C64F0" w:rsidRPr="00CC2F84" w14:paraId="53CC26ED" w14:textId="77777777">
        <w:tc>
          <w:tcPr>
            <w:tcW w:w="1131" w:type="dxa"/>
          </w:tcPr>
          <w:p w14:paraId="1C72C2CD" w14:textId="77777777" w:rsidR="00AB7EBC" w:rsidRPr="00FE37B8" w:rsidRDefault="00AB7EBC">
            <w:pPr>
              <w:pStyle w:val="Compact"/>
              <w:rPr>
                <w:rFonts w:ascii="Helvetica" w:hAnsi="Helvetica"/>
                <w:sz w:val="18"/>
                <w:szCs w:val="18"/>
              </w:rPr>
            </w:pPr>
          </w:p>
        </w:tc>
        <w:tc>
          <w:tcPr>
            <w:tcW w:w="1131" w:type="dxa"/>
          </w:tcPr>
          <w:p w14:paraId="79A80604"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3DFBB59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414" w:type="dxa"/>
          </w:tcPr>
          <w:p w14:paraId="7C7288D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414" w:type="dxa"/>
          </w:tcPr>
          <w:p w14:paraId="50F9A82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414" w:type="dxa"/>
          </w:tcPr>
          <w:p w14:paraId="14B3E10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1.74</w:t>
            </w:r>
          </w:p>
        </w:tc>
      </w:tr>
      <w:tr w:rsidR="003C64F0" w:rsidRPr="00CC2F84" w14:paraId="3E6FD92C" w14:textId="77777777">
        <w:tc>
          <w:tcPr>
            <w:tcW w:w="1131" w:type="dxa"/>
          </w:tcPr>
          <w:p w14:paraId="59FE2F15" w14:textId="77777777" w:rsidR="00AB7EBC" w:rsidRPr="00FE37B8" w:rsidRDefault="00AB7EBC">
            <w:pPr>
              <w:pStyle w:val="Compact"/>
              <w:rPr>
                <w:rFonts w:ascii="Helvetica" w:hAnsi="Helvetica"/>
                <w:sz w:val="18"/>
                <w:szCs w:val="18"/>
              </w:rPr>
            </w:pPr>
          </w:p>
        </w:tc>
        <w:tc>
          <w:tcPr>
            <w:tcW w:w="1131" w:type="dxa"/>
          </w:tcPr>
          <w:p w14:paraId="0761226E"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34729BB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2BCCBF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414" w:type="dxa"/>
          </w:tcPr>
          <w:p w14:paraId="68E7132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03D5DC4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1.75</w:t>
            </w:r>
          </w:p>
        </w:tc>
      </w:tr>
      <w:tr w:rsidR="003C64F0" w:rsidRPr="00CC2F84" w14:paraId="1EB381F4" w14:textId="77777777">
        <w:tc>
          <w:tcPr>
            <w:tcW w:w="1131" w:type="dxa"/>
          </w:tcPr>
          <w:p w14:paraId="63EB36DD" w14:textId="77777777" w:rsidR="00AB7EBC" w:rsidRPr="00FE37B8" w:rsidRDefault="00AB7EBC">
            <w:pPr>
              <w:pStyle w:val="Compact"/>
              <w:rPr>
                <w:rFonts w:ascii="Helvetica" w:hAnsi="Helvetica"/>
                <w:sz w:val="18"/>
                <w:szCs w:val="18"/>
              </w:rPr>
            </w:pPr>
          </w:p>
        </w:tc>
        <w:tc>
          <w:tcPr>
            <w:tcW w:w="1131" w:type="dxa"/>
          </w:tcPr>
          <w:p w14:paraId="51A499DF"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32AFD4D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1.40</w:t>
            </w:r>
          </w:p>
        </w:tc>
        <w:tc>
          <w:tcPr>
            <w:tcW w:w="1414" w:type="dxa"/>
          </w:tcPr>
          <w:p w14:paraId="1E84BA8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414" w:type="dxa"/>
          </w:tcPr>
          <w:p w14:paraId="64F4D45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414" w:type="dxa"/>
          </w:tcPr>
          <w:p w14:paraId="1F83CF4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2.52</w:t>
            </w:r>
          </w:p>
        </w:tc>
      </w:tr>
      <w:tr w:rsidR="003C64F0" w:rsidRPr="00CC2F84" w14:paraId="6A0CB578" w14:textId="77777777">
        <w:tc>
          <w:tcPr>
            <w:tcW w:w="1131" w:type="dxa"/>
          </w:tcPr>
          <w:p w14:paraId="678D3917" w14:textId="77777777" w:rsidR="00AB7EBC" w:rsidRPr="00FE37B8" w:rsidRDefault="00AB7EBC">
            <w:pPr>
              <w:pStyle w:val="Compact"/>
              <w:rPr>
                <w:rFonts w:ascii="Helvetica" w:hAnsi="Helvetica"/>
                <w:sz w:val="18"/>
                <w:szCs w:val="18"/>
              </w:rPr>
            </w:pPr>
          </w:p>
        </w:tc>
        <w:tc>
          <w:tcPr>
            <w:tcW w:w="1131" w:type="dxa"/>
          </w:tcPr>
          <w:p w14:paraId="2FD42430"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787D107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1.35</w:t>
            </w:r>
          </w:p>
        </w:tc>
        <w:tc>
          <w:tcPr>
            <w:tcW w:w="1414" w:type="dxa"/>
          </w:tcPr>
          <w:p w14:paraId="70EC921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3EACA04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−8</w:t>
            </w:r>
          </w:p>
        </w:tc>
        <w:tc>
          <w:tcPr>
            <w:tcW w:w="1414" w:type="dxa"/>
          </w:tcPr>
          <w:p w14:paraId="7F8D47E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2.38</w:t>
            </w:r>
          </w:p>
        </w:tc>
      </w:tr>
      <w:tr w:rsidR="003C64F0" w:rsidRPr="00CC2F84" w14:paraId="2F4AAE98" w14:textId="77777777">
        <w:tc>
          <w:tcPr>
            <w:tcW w:w="1131" w:type="dxa"/>
          </w:tcPr>
          <w:p w14:paraId="049AB828" w14:textId="77777777" w:rsidR="00AB7EBC" w:rsidRPr="00FE37B8"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FE37B8">
              <w:rPr>
                <w:rFonts w:ascii="Helvetica" w:hAnsi="Helvetica"/>
                <w:sz w:val="18"/>
                <w:szCs w:val="18"/>
              </w:rPr>
              <w:t xml:space="preserve"> = 1.2</w:t>
            </w:r>
          </w:p>
        </w:tc>
        <w:tc>
          <w:tcPr>
            <w:tcW w:w="1131" w:type="dxa"/>
          </w:tcPr>
          <w:p w14:paraId="3E9777CD"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53DBBFD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2.05</w:t>
            </w:r>
          </w:p>
        </w:tc>
        <w:tc>
          <w:tcPr>
            <w:tcW w:w="1414" w:type="dxa"/>
          </w:tcPr>
          <w:p w14:paraId="305ADF0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1.69</w:t>
            </w:r>
          </w:p>
        </w:tc>
        <w:tc>
          <w:tcPr>
            <w:tcW w:w="1414" w:type="dxa"/>
          </w:tcPr>
          <w:p w14:paraId="292A5C5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−28</w:t>
            </w:r>
          </w:p>
        </w:tc>
        <w:tc>
          <w:tcPr>
            <w:tcW w:w="1414" w:type="dxa"/>
          </w:tcPr>
          <w:p w14:paraId="592659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3.41</w:t>
            </w:r>
          </w:p>
        </w:tc>
      </w:tr>
      <w:tr w:rsidR="003C64F0" w:rsidRPr="00CC2F84" w14:paraId="077D42CF" w14:textId="77777777">
        <w:tc>
          <w:tcPr>
            <w:tcW w:w="1131" w:type="dxa"/>
          </w:tcPr>
          <w:p w14:paraId="5F18BCE8" w14:textId="77777777" w:rsidR="00AB7EBC" w:rsidRPr="00FE37B8" w:rsidRDefault="00AB7EBC">
            <w:pPr>
              <w:pStyle w:val="Compact"/>
              <w:rPr>
                <w:rFonts w:ascii="Helvetica" w:hAnsi="Helvetica"/>
                <w:sz w:val="18"/>
                <w:szCs w:val="18"/>
              </w:rPr>
            </w:pPr>
          </w:p>
        </w:tc>
        <w:tc>
          <w:tcPr>
            <w:tcW w:w="1131" w:type="dxa"/>
          </w:tcPr>
          <w:p w14:paraId="5313F941"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404E1EC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2.18</w:t>
            </w:r>
          </w:p>
        </w:tc>
        <w:tc>
          <w:tcPr>
            <w:tcW w:w="1414" w:type="dxa"/>
          </w:tcPr>
          <w:p w14:paraId="1000D02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1.76</w:t>
            </w:r>
          </w:p>
        </w:tc>
        <w:tc>
          <w:tcPr>
            <w:tcW w:w="1414" w:type="dxa"/>
          </w:tcPr>
          <w:p w14:paraId="0A3D4F2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−29</w:t>
            </w:r>
          </w:p>
        </w:tc>
        <w:tc>
          <w:tcPr>
            <w:tcW w:w="1414" w:type="dxa"/>
          </w:tcPr>
          <w:p w14:paraId="6D12DB8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3.69</w:t>
            </w:r>
          </w:p>
        </w:tc>
      </w:tr>
      <w:tr w:rsidR="003C64F0" w:rsidRPr="00CC2F84" w14:paraId="759EEECA" w14:textId="77777777">
        <w:tc>
          <w:tcPr>
            <w:tcW w:w="1131" w:type="dxa"/>
          </w:tcPr>
          <w:p w14:paraId="6B78B479" w14:textId="77777777" w:rsidR="00AB7EBC" w:rsidRPr="00FE37B8" w:rsidRDefault="00AB7EBC">
            <w:pPr>
              <w:pStyle w:val="Compact"/>
              <w:rPr>
                <w:rFonts w:ascii="Helvetica" w:hAnsi="Helvetica"/>
                <w:sz w:val="18"/>
                <w:szCs w:val="18"/>
              </w:rPr>
            </w:pPr>
          </w:p>
        </w:tc>
        <w:tc>
          <w:tcPr>
            <w:tcW w:w="1131" w:type="dxa"/>
          </w:tcPr>
          <w:p w14:paraId="10B0656B"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5A2F7D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1.53</w:t>
            </w:r>
          </w:p>
        </w:tc>
        <w:tc>
          <w:tcPr>
            <w:tcW w:w="1414" w:type="dxa"/>
          </w:tcPr>
          <w:p w14:paraId="6ADE65D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1.42</w:t>
            </w:r>
          </w:p>
        </w:tc>
        <w:tc>
          <w:tcPr>
            <w:tcW w:w="1414" w:type="dxa"/>
          </w:tcPr>
          <w:p w14:paraId="70F5F9C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w:t>
            </w:r>
          </w:p>
        </w:tc>
        <w:tc>
          <w:tcPr>
            <w:tcW w:w="1414" w:type="dxa"/>
          </w:tcPr>
          <w:p w14:paraId="277CB0F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2.00</w:t>
            </w:r>
          </w:p>
        </w:tc>
      </w:tr>
      <w:tr w:rsidR="003C64F0" w:rsidRPr="00CC2F84" w14:paraId="2C4E4AEF" w14:textId="77777777">
        <w:tc>
          <w:tcPr>
            <w:tcW w:w="1131" w:type="dxa"/>
          </w:tcPr>
          <w:p w14:paraId="6D3BB883" w14:textId="77777777" w:rsidR="00AB7EBC" w:rsidRPr="00FE37B8" w:rsidRDefault="00AB7EBC">
            <w:pPr>
              <w:pStyle w:val="Compact"/>
              <w:rPr>
                <w:rFonts w:ascii="Helvetica" w:hAnsi="Helvetica"/>
                <w:sz w:val="18"/>
                <w:szCs w:val="18"/>
              </w:rPr>
            </w:pPr>
          </w:p>
        </w:tc>
        <w:tc>
          <w:tcPr>
            <w:tcW w:w="1131" w:type="dxa"/>
          </w:tcPr>
          <w:p w14:paraId="27226078"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6CDB9E3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1.46</w:t>
            </w:r>
          </w:p>
        </w:tc>
        <w:tc>
          <w:tcPr>
            <w:tcW w:w="1414" w:type="dxa"/>
          </w:tcPr>
          <w:p w14:paraId="40511D1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1.36</w:t>
            </w:r>
          </w:p>
        </w:tc>
        <w:tc>
          <w:tcPr>
            <w:tcW w:w="1414" w:type="dxa"/>
          </w:tcPr>
          <w:p w14:paraId="02D5B9E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w:t>
            </w:r>
          </w:p>
        </w:tc>
        <w:tc>
          <w:tcPr>
            <w:tcW w:w="1414" w:type="dxa"/>
          </w:tcPr>
          <w:p w14:paraId="5C4A5FE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2.00</w:t>
            </w:r>
          </w:p>
        </w:tc>
      </w:tr>
      <w:tr w:rsidR="003C64F0" w:rsidRPr="00CC2F84" w14:paraId="46B18A8D" w14:textId="77777777">
        <w:tc>
          <w:tcPr>
            <w:tcW w:w="1131" w:type="dxa"/>
          </w:tcPr>
          <w:p w14:paraId="529D82C6" w14:textId="77777777" w:rsidR="00AB7EBC" w:rsidRPr="00FE37B8" w:rsidRDefault="00AB7EBC">
            <w:pPr>
              <w:pStyle w:val="Compact"/>
              <w:rPr>
                <w:rFonts w:ascii="Helvetica" w:hAnsi="Helvetica"/>
                <w:sz w:val="18"/>
                <w:szCs w:val="18"/>
              </w:rPr>
            </w:pPr>
          </w:p>
        </w:tc>
        <w:tc>
          <w:tcPr>
            <w:tcW w:w="1131" w:type="dxa"/>
          </w:tcPr>
          <w:p w14:paraId="7FAEB87F"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6CE8E6C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1.89</w:t>
            </w:r>
          </w:p>
        </w:tc>
        <w:tc>
          <w:tcPr>
            <w:tcW w:w="1414" w:type="dxa"/>
          </w:tcPr>
          <w:p w14:paraId="3DEA703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1.61</w:t>
            </w:r>
          </w:p>
        </w:tc>
        <w:tc>
          <w:tcPr>
            <w:tcW w:w="1414" w:type="dxa"/>
          </w:tcPr>
          <w:p w14:paraId="65E05EB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−22</w:t>
            </w:r>
          </w:p>
        </w:tc>
        <w:tc>
          <w:tcPr>
            <w:tcW w:w="1414" w:type="dxa"/>
          </w:tcPr>
          <w:p w14:paraId="6B9ED07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3.12</w:t>
            </w:r>
          </w:p>
        </w:tc>
      </w:tr>
      <w:tr w:rsidR="003C64F0" w:rsidRPr="00CC2F84" w14:paraId="16D4FBD9" w14:textId="77777777">
        <w:tc>
          <w:tcPr>
            <w:tcW w:w="1131" w:type="dxa"/>
          </w:tcPr>
          <w:p w14:paraId="241D2B26" w14:textId="77777777" w:rsidR="00AB7EBC" w:rsidRPr="00FE37B8" w:rsidRDefault="00AB7EBC">
            <w:pPr>
              <w:pStyle w:val="Compact"/>
              <w:rPr>
                <w:rFonts w:ascii="Helvetica" w:hAnsi="Helvetica"/>
                <w:sz w:val="18"/>
                <w:szCs w:val="18"/>
              </w:rPr>
            </w:pPr>
          </w:p>
        </w:tc>
        <w:tc>
          <w:tcPr>
            <w:tcW w:w="1131" w:type="dxa"/>
          </w:tcPr>
          <w:p w14:paraId="0E0D282D"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29CAF1E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1.68</w:t>
            </w:r>
          </w:p>
        </w:tc>
        <w:tc>
          <w:tcPr>
            <w:tcW w:w="1414" w:type="dxa"/>
          </w:tcPr>
          <w:p w14:paraId="69AE330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1.46</w:t>
            </w:r>
          </w:p>
        </w:tc>
        <w:tc>
          <w:tcPr>
            <w:tcW w:w="1414" w:type="dxa"/>
          </w:tcPr>
          <w:p w14:paraId="5AE8A22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w:t>
            </w:r>
          </w:p>
        </w:tc>
        <w:tc>
          <w:tcPr>
            <w:tcW w:w="1414" w:type="dxa"/>
          </w:tcPr>
          <w:p w14:paraId="29A0BF3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2.83</w:t>
            </w:r>
          </w:p>
        </w:tc>
      </w:tr>
      <w:tr w:rsidR="003C64F0" w:rsidRPr="00CC2F84" w14:paraId="3DB63C38" w14:textId="77777777">
        <w:tc>
          <w:tcPr>
            <w:tcW w:w="1131" w:type="dxa"/>
          </w:tcPr>
          <w:p w14:paraId="03CE7D44" w14:textId="77777777" w:rsidR="00AB7EBC" w:rsidRPr="00FE37B8"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FE37B8">
              <w:rPr>
                <w:rFonts w:ascii="Helvetica" w:hAnsi="Helvetica"/>
                <w:sz w:val="18"/>
                <w:szCs w:val="18"/>
              </w:rPr>
              <w:t xml:space="preserve"> = 2</w:t>
            </w:r>
          </w:p>
        </w:tc>
        <w:tc>
          <w:tcPr>
            <w:tcW w:w="1131" w:type="dxa"/>
          </w:tcPr>
          <w:p w14:paraId="23A84D7B"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0AB12ED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414" w:type="dxa"/>
          </w:tcPr>
          <w:p w14:paraId="4A5FC3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1.10</w:t>
            </w:r>
          </w:p>
        </w:tc>
        <w:tc>
          <w:tcPr>
            <w:tcW w:w="1414" w:type="dxa"/>
          </w:tcPr>
          <w:p w14:paraId="56DDEE4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1B0C30B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2.09</w:t>
            </w:r>
          </w:p>
        </w:tc>
      </w:tr>
      <w:tr w:rsidR="003C64F0" w:rsidRPr="00CC2F84" w14:paraId="3E8785B8" w14:textId="77777777">
        <w:tc>
          <w:tcPr>
            <w:tcW w:w="1131" w:type="dxa"/>
          </w:tcPr>
          <w:p w14:paraId="1330F25C" w14:textId="77777777" w:rsidR="00AB7EBC" w:rsidRPr="00FE37B8" w:rsidRDefault="00AB7EBC">
            <w:pPr>
              <w:pStyle w:val="Compact"/>
              <w:rPr>
                <w:rFonts w:ascii="Helvetica" w:hAnsi="Helvetica"/>
                <w:sz w:val="18"/>
                <w:szCs w:val="18"/>
              </w:rPr>
            </w:pPr>
          </w:p>
        </w:tc>
        <w:tc>
          <w:tcPr>
            <w:tcW w:w="1131" w:type="dxa"/>
          </w:tcPr>
          <w:p w14:paraId="57CE67DF"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2473B58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0608860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1.10</w:t>
            </w:r>
          </w:p>
        </w:tc>
        <w:tc>
          <w:tcPr>
            <w:tcW w:w="1414" w:type="dxa"/>
          </w:tcPr>
          <w:p w14:paraId="100B00B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1127CA4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2.19</w:t>
            </w:r>
          </w:p>
        </w:tc>
      </w:tr>
      <w:tr w:rsidR="003C64F0" w:rsidRPr="00CC2F84" w14:paraId="593EC757" w14:textId="77777777">
        <w:tc>
          <w:tcPr>
            <w:tcW w:w="1131" w:type="dxa"/>
          </w:tcPr>
          <w:p w14:paraId="7021B6B6" w14:textId="77777777" w:rsidR="00AB7EBC" w:rsidRPr="00FE37B8" w:rsidRDefault="00AB7EBC">
            <w:pPr>
              <w:pStyle w:val="Compact"/>
              <w:rPr>
                <w:rFonts w:ascii="Helvetica" w:hAnsi="Helvetica"/>
                <w:sz w:val="18"/>
                <w:szCs w:val="18"/>
              </w:rPr>
            </w:pPr>
          </w:p>
        </w:tc>
        <w:tc>
          <w:tcPr>
            <w:tcW w:w="1131" w:type="dxa"/>
          </w:tcPr>
          <w:p w14:paraId="586B6046"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2A59368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414" w:type="dxa"/>
          </w:tcPr>
          <w:p w14:paraId="3B8D650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1.06</w:t>
            </w:r>
          </w:p>
        </w:tc>
        <w:tc>
          <w:tcPr>
            <w:tcW w:w="1414" w:type="dxa"/>
          </w:tcPr>
          <w:p w14:paraId="3A69C02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05FD15E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1.52</w:t>
            </w:r>
          </w:p>
        </w:tc>
      </w:tr>
      <w:tr w:rsidR="003C64F0" w:rsidRPr="00CC2F84" w14:paraId="7557F226" w14:textId="77777777">
        <w:tc>
          <w:tcPr>
            <w:tcW w:w="1131" w:type="dxa"/>
          </w:tcPr>
          <w:p w14:paraId="58722ED1" w14:textId="77777777" w:rsidR="00AB7EBC" w:rsidRPr="00FE37B8" w:rsidRDefault="00AB7EBC">
            <w:pPr>
              <w:pStyle w:val="Compact"/>
              <w:rPr>
                <w:rFonts w:ascii="Helvetica" w:hAnsi="Helvetica"/>
                <w:sz w:val="18"/>
                <w:szCs w:val="18"/>
              </w:rPr>
            </w:pPr>
          </w:p>
        </w:tc>
        <w:tc>
          <w:tcPr>
            <w:tcW w:w="1131" w:type="dxa"/>
          </w:tcPr>
          <w:p w14:paraId="2F7AFC71"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1C333FD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414" w:type="dxa"/>
          </w:tcPr>
          <w:p w14:paraId="7524C4D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1.06</w:t>
            </w:r>
          </w:p>
        </w:tc>
        <w:tc>
          <w:tcPr>
            <w:tcW w:w="1414" w:type="dxa"/>
          </w:tcPr>
          <w:p w14:paraId="1EA04C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06A7FB1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1.55</w:t>
            </w:r>
          </w:p>
        </w:tc>
      </w:tr>
      <w:tr w:rsidR="003C64F0" w:rsidRPr="00CC2F84" w14:paraId="649E850E" w14:textId="77777777">
        <w:tc>
          <w:tcPr>
            <w:tcW w:w="1131" w:type="dxa"/>
          </w:tcPr>
          <w:p w14:paraId="49F18B5F" w14:textId="77777777" w:rsidR="00AB7EBC" w:rsidRPr="00FE37B8" w:rsidRDefault="00AB7EBC">
            <w:pPr>
              <w:pStyle w:val="Compact"/>
              <w:rPr>
                <w:rFonts w:ascii="Helvetica" w:hAnsi="Helvetica"/>
                <w:sz w:val="18"/>
                <w:szCs w:val="18"/>
              </w:rPr>
            </w:pPr>
          </w:p>
        </w:tc>
        <w:tc>
          <w:tcPr>
            <w:tcW w:w="1131" w:type="dxa"/>
          </w:tcPr>
          <w:p w14:paraId="527CA72F"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132690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414" w:type="dxa"/>
          </w:tcPr>
          <w:p w14:paraId="4985B48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1.10</w:t>
            </w:r>
          </w:p>
        </w:tc>
        <w:tc>
          <w:tcPr>
            <w:tcW w:w="1414" w:type="dxa"/>
          </w:tcPr>
          <w:p w14:paraId="296B06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09E9AD0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2.07</w:t>
            </w:r>
          </w:p>
        </w:tc>
      </w:tr>
      <w:tr w:rsidR="003C64F0" w:rsidRPr="00CC2F84" w14:paraId="4B87CA3B" w14:textId="77777777">
        <w:tc>
          <w:tcPr>
            <w:tcW w:w="1131" w:type="dxa"/>
          </w:tcPr>
          <w:p w14:paraId="306362CC" w14:textId="77777777" w:rsidR="00AB7EBC" w:rsidRPr="00FE37B8" w:rsidRDefault="00AB7EBC">
            <w:pPr>
              <w:pStyle w:val="Compact"/>
              <w:rPr>
                <w:rFonts w:ascii="Helvetica" w:hAnsi="Helvetica"/>
                <w:sz w:val="18"/>
                <w:szCs w:val="18"/>
              </w:rPr>
            </w:pPr>
          </w:p>
        </w:tc>
        <w:tc>
          <w:tcPr>
            <w:tcW w:w="1131" w:type="dxa"/>
          </w:tcPr>
          <w:p w14:paraId="6FD1F77C"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651045E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414" w:type="dxa"/>
          </w:tcPr>
          <w:p w14:paraId="3C56CAD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1.08</w:t>
            </w:r>
          </w:p>
        </w:tc>
        <w:tc>
          <w:tcPr>
            <w:tcW w:w="1414" w:type="dxa"/>
          </w:tcPr>
          <w:p w14:paraId="68B09A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5A13FAC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2.01</w:t>
            </w:r>
          </w:p>
        </w:tc>
      </w:tr>
      <w:tr w:rsidR="003C64F0" w:rsidRPr="00CC2F84" w14:paraId="33568007" w14:textId="77777777">
        <w:tc>
          <w:tcPr>
            <w:tcW w:w="1131" w:type="dxa"/>
          </w:tcPr>
          <w:p w14:paraId="33660689" w14:textId="77777777" w:rsidR="00AB7EBC" w:rsidRPr="00FE37B8" w:rsidRDefault="00000000">
            <w:pPr>
              <w:pStyle w:val="Compact"/>
              <w:rPr>
                <w:rFonts w:ascii="Helvetica" w:hAnsi="Helvetica"/>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006B4661" w:rsidRPr="00FE37B8">
              <w:rPr>
                <w:rFonts w:ascii="Helvetica" w:hAnsi="Helvetica"/>
                <w:sz w:val="18"/>
                <w:szCs w:val="18"/>
              </w:rPr>
              <w:t xml:space="preserve"> = 3</w:t>
            </w:r>
          </w:p>
        </w:tc>
        <w:tc>
          <w:tcPr>
            <w:tcW w:w="1131" w:type="dxa"/>
          </w:tcPr>
          <w:p w14:paraId="6C158C16"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11AC0B6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1.09</w:t>
            </w:r>
          </w:p>
        </w:tc>
        <w:tc>
          <w:tcPr>
            <w:tcW w:w="1414" w:type="dxa"/>
          </w:tcPr>
          <w:p w14:paraId="103F099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414" w:type="dxa"/>
          </w:tcPr>
          <w:p w14:paraId="5D5F0FF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22F5309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1.67</w:t>
            </w:r>
          </w:p>
        </w:tc>
      </w:tr>
      <w:tr w:rsidR="003C64F0" w:rsidRPr="00CC2F84" w14:paraId="4B7297C1" w14:textId="77777777">
        <w:tc>
          <w:tcPr>
            <w:tcW w:w="1131" w:type="dxa"/>
          </w:tcPr>
          <w:p w14:paraId="187A5E98" w14:textId="77777777" w:rsidR="00AB7EBC" w:rsidRPr="00FE37B8" w:rsidRDefault="00AB7EBC">
            <w:pPr>
              <w:pStyle w:val="Compact"/>
              <w:rPr>
                <w:rFonts w:ascii="Helvetica" w:hAnsi="Helvetica"/>
                <w:sz w:val="18"/>
                <w:szCs w:val="18"/>
              </w:rPr>
            </w:pPr>
          </w:p>
        </w:tc>
        <w:tc>
          <w:tcPr>
            <w:tcW w:w="1131" w:type="dxa"/>
          </w:tcPr>
          <w:p w14:paraId="298B9CBA"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6C08453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1.09</w:t>
            </w:r>
          </w:p>
        </w:tc>
        <w:tc>
          <w:tcPr>
            <w:tcW w:w="1414" w:type="dxa"/>
          </w:tcPr>
          <w:p w14:paraId="1453366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414" w:type="dxa"/>
          </w:tcPr>
          <w:p w14:paraId="575BD45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78ED877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1.73</w:t>
            </w:r>
          </w:p>
        </w:tc>
      </w:tr>
      <w:tr w:rsidR="003C64F0" w:rsidRPr="00CC2F84" w14:paraId="0DCE6043" w14:textId="77777777">
        <w:tc>
          <w:tcPr>
            <w:tcW w:w="1131" w:type="dxa"/>
          </w:tcPr>
          <w:p w14:paraId="06349185" w14:textId="77777777" w:rsidR="00AB7EBC" w:rsidRPr="00FE37B8" w:rsidRDefault="00AB7EBC">
            <w:pPr>
              <w:pStyle w:val="Compact"/>
              <w:rPr>
                <w:rFonts w:ascii="Helvetica" w:hAnsi="Helvetica"/>
                <w:sz w:val="18"/>
                <w:szCs w:val="18"/>
              </w:rPr>
            </w:pPr>
          </w:p>
        </w:tc>
        <w:tc>
          <w:tcPr>
            <w:tcW w:w="1131" w:type="dxa"/>
          </w:tcPr>
          <w:p w14:paraId="29BF5CF5"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2D5DDAF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1.05</w:t>
            </w:r>
          </w:p>
        </w:tc>
        <w:tc>
          <w:tcPr>
            <w:tcW w:w="1414" w:type="dxa"/>
          </w:tcPr>
          <w:p w14:paraId="04A6769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414" w:type="dxa"/>
          </w:tcPr>
          <w:p w14:paraId="012093E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414" w:type="dxa"/>
          </w:tcPr>
          <w:p w14:paraId="59D6502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1.34</w:t>
            </w:r>
          </w:p>
        </w:tc>
      </w:tr>
      <w:tr w:rsidR="003C64F0" w:rsidRPr="00CC2F84" w14:paraId="1E692ACC" w14:textId="77777777">
        <w:tc>
          <w:tcPr>
            <w:tcW w:w="1131" w:type="dxa"/>
          </w:tcPr>
          <w:p w14:paraId="414F92BA" w14:textId="77777777" w:rsidR="00AB7EBC" w:rsidRPr="00FE37B8" w:rsidRDefault="00AB7EBC">
            <w:pPr>
              <w:pStyle w:val="Compact"/>
              <w:rPr>
                <w:rFonts w:ascii="Helvetica" w:hAnsi="Helvetica"/>
                <w:sz w:val="18"/>
                <w:szCs w:val="18"/>
              </w:rPr>
            </w:pPr>
          </w:p>
        </w:tc>
        <w:tc>
          <w:tcPr>
            <w:tcW w:w="1131" w:type="dxa"/>
          </w:tcPr>
          <w:p w14:paraId="24BCBFBD"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78148B2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1.05</w:t>
            </w:r>
          </w:p>
        </w:tc>
        <w:tc>
          <w:tcPr>
            <w:tcW w:w="1414" w:type="dxa"/>
          </w:tcPr>
          <w:p w14:paraId="472B3AA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1.01</w:t>
            </w:r>
          </w:p>
        </w:tc>
        <w:tc>
          <w:tcPr>
            <w:tcW w:w="1414" w:type="dxa"/>
          </w:tcPr>
          <w:p w14:paraId="6076BAB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414" w:type="dxa"/>
          </w:tcPr>
          <w:p w14:paraId="45E5DD5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1.37</w:t>
            </w:r>
          </w:p>
        </w:tc>
      </w:tr>
      <w:tr w:rsidR="003C64F0" w:rsidRPr="00CC2F84" w14:paraId="54EF2473" w14:textId="77777777">
        <w:tc>
          <w:tcPr>
            <w:tcW w:w="1131" w:type="dxa"/>
          </w:tcPr>
          <w:p w14:paraId="439BA5EE" w14:textId="77777777" w:rsidR="00AB7EBC" w:rsidRPr="00FE37B8" w:rsidRDefault="00AB7EBC">
            <w:pPr>
              <w:pStyle w:val="Compact"/>
              <w:rPr>
                <w:rFonts w:ascii="Helvetica" w:hAnsi="Helvetica"/>
                <w:sz w:val="18"/>
                <w:szCs w:val="18"/>
              </w:rPr>
            </w:pPr>
          </w:p>
        </w:tc>
        <w:tc>
          <w:tcPr>
            <w:tcW w:w="1131" w:type="dxa"/>
          </w:tcPr>
          <w:p w14:paraId="453982C9"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4A5B455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1.09</w:t>
            </w:r>
          </w:p>
        </w:tc>
        <w:tc>
          <w:tcPr>
            <w:tcW w:w="1414" w:type="dxa"/>
          </w:tcPr>
          <w:p w14:paraId="2A80F3A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414" w:type="dxa"/>
          </w:tcPr>
          <w:p w14:paraId="3010129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414" w:type="dxa"/>
          </w:tcPr>
          <w:p w14:paraId="73A67BF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1.68</w:t>
            </w:r>
          </w:p>
        </w:tc>
      </w:tr>
      <w:tr w:rsidR="003C64F0" w:rsidRPr="00CC2F84" w14:paraId="6F03D662" w14:textId="77777777">
        <w:tc>
          <w:tcPr>
            <w:tcW w:w="1131" w:type="dxa"/>
          </w:tcPr>
          <w:p w14:paraId="75562890" w14:textId="77777777" w:rsidR="00AB7EBC" w:rsidRPr="00FE37B8" w:rsidRDefault="00AB7EBC">
            <w:pPr>
              <w:pStyle w:val="Compact"/>
              <w:rPr>
                <w:rFonts w:ascii="Helvetica" w:hAnsi="Helvetica"/>
                <w:sz w:val="18"/>
                <w:szCs w:val="18"/>
              </w:rPr>
            </w:pPr>
          </w:p>
        </w:tc>
        <w:tc>
          <w:tcPr>
            <w:tcW w:w="1131" w:type="dxa"/>
          </w:tcPr>
          <w:p w14:paraId="055F25E2"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2E3D157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1.09</w:t>
            </w:r>
          </w:p>
        </w:tc>
        <w:tc>
          <w:tcPr>
            <w:tcW w:w="1414" w:type="dxa"/>
          </w:tcPr>
          <w:p w14:paraId="786D18D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1.02</w:t>
            </w:r>
          </w:p>
        </w:tc>
        <w:tc>
          <w:tcPr>
            <w:tcW w:w="1414" w:type="dxa"/>
          </w:tcPr>
          <w:p w14:paraId="0C5F138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414" w:type="dxa"/>
          </w:tcPr>
          <w:p w14:paraId="367CDB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1.67</w:t>
            </w:r>
          </w:p>
        </w:tc>
      </w:tr>
      <w:tr w:rsidR="003C64F0" w:rsidRPr="00CC2F84" w14:paraId="647F7DDA" w14:textId="77777777">
        <w:tc>
          <w:tcPr>
            <w:tcW w:w="1131" w:type="dxa"/>
          </w:tcPr>
          <w:p w14:paraId="01444E57"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0.75</w:t>
            </w:r>
          </w:p>
        </w:tc>
        <w:tc>
          <w:tcPr>
            <w:tcW w:w="1131" w:type="dxa"/>
          </w:tcPr>
          <w:p w14:paraId="347DFFE7"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60CEFF6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1.52</w:t>
            </w:r>
          </w:p>
        </w:tc>
        <w:tc>
          <w:tcPr>
            <w:tcW w:w="1414" w:type="dxa"/>
          </w:tcPr>
          <w:p w14:paraId="002930D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414" w:type="dxa"/>
          </w:tcPr>
          <w:p w14:paraId="47440B4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w:t>
            </w:r>
          </w:p>
        </w:tc>
        <w:tc>
          <w:tcPr>
            <w:tcW w:w="1414" w:type="dxa"/>
          </w:tcPr>
          <w:p w14:paraId="1871E58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3.14</w:t>
            </w:r>
          </w:p>
        </w:tc>
      </w:tr>
      <w:tr w:rsidR="003C64F0" w:rsidRPr="00CC2F84" w14:paraId="08AF3C82" w14:textId="77777777">
        <w:tc>
          <w:tcPr>
            <w:tcW w:w="1131" w:type="dxa"/>
          </w:tcPr>
          <w:p w14:paraId="0A0C002C" w14:textId="77777777" w:rsidR="00AB7EBC" w:rsidRPr="00FE37B8" w:rsidRDefault="00AB7EBC">
            <w:pPr>
              <w:pStyle w:val="Compact"/>
              <w:rPr>
                <w:rFonts w:ascii="Helvetica" w:hAnsi="Helvetica"/>
                <w:sz w:val="18"/>
                <w:szCs w:val="18"/>
              </w:rPr>
            </w:pPr>
          </w:p>
        </w:tc>
        <w:tc>
          <w:tcPr>
            <w:tcW w:w="1131" w:type="dxa"/>
          </w:tcPr>
          <w:p w14:paraId="096F41A6"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0C36307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1.57</w:t>
            </w:r>
          </w:p>
        </w:tc>
        <w:tc>
          <w:tcPr>
            <w:tcW w:w="1414" w:type="dxa"/>
          </w:tcPr>
          <w:p w14:paraId="15EEBAD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414" w:type="dxa"/>
          </w:tcPr>
          <w:p w14:paraId="0282DA5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w:t>
            </w:r>
          </w:p>
        </w:tc>
        <w:tc>
          <w:tcPr>
            <w:tcW w:w="1414" w:type="dxa"/>
          </w:tcPr>
          <w:p w14:paraId="70FF2EB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3.37</w:t>
            </w:r>
          </w:p>
        </w:tc>
      </w:tr>
      <w:tr w:rsidR="003C64F0" w:rsidRPr="00CC2F84" w14:paraId="275E6268" w14:textId="77777777">
        <w:tc>
          <w:tcPr>
            <w:tcW w:w="1131" w:type="dxa"/>
          </w:tcPr>
          <w:p w14:paraId="45B1098A" w14:textId="77777777" w:rsidR="00AB7EBC" w:rsidRPr="00FE37B8" w:rsidRDefault="00AB7EBC">
            <w:pPr>
              <w:pStyle w:val="Compact"/>
              <w:rPr>
                <w:rFonts w:ascii="Helvetica" w:hAnsi="Helvetica"/>
                <w:sz w:val="18"/>
                <w:szCs w:val="18"/>
              </w:rPr>
            </w:pPr>
          </w:p>
        </w:tc>
        <w:tc>
          <w:tcPr>
            <w:tcW w:w="1131" w:type="dxa"/>
          </w:tcPr>
          <w:p w14:paraId="33C7C375"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11A22E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414" w:type="dxa"/>
          </w:tcPr>
          <w:p w14:paraId="15E0C94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414" w:type="dxa"/>
          </w:tcPr>
          <w:p w14:paraId="6B95FAB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414" w:type="dxa"/>
          </w:tcPr>
          <w:p w14:paraId="73BFFD1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1.95</w:t>
            </w:r>
          </w:p>
        </w:tc>
      </w:tr>
      <w:tr w:rsidR="003C64F0" w:rsidRPr="00CC2F84" w14:paraId="203C278A" w14:textId="77777777">
        <w:tc>
          <w:tcPr>
            <w:tcW w:w="1131" w:type="dxa"/>
          </w:tcPr>
          <w:p w14:paraId="6AF20905" w14:textId="77777777" w:rsidR="00AB7EBC" w:rsidRPr="00FE37B8" w:rsidRDefault="00AB7EBC">
            <w:pPr>
              <w:pStyle w:val="Compact"/>
              <w:rPr>
                <w:rFonts w:ascii="Helvetica" w:hAnsi="Helvetica"/>
                <w:sz w:val="18"/>
                <w:szCs w:val="18"/>
              </w:rPr>
            </w:pPr>
          </w:p>
        </w:tc>
        <w:tc>
          <w:tcPr>
            <w:tcW w:w="1131" w:type="dxa"/>
          </w:tcPr>
          <w:p w14:paraId="6250EB77"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55662E9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414" w:type="dxa"/>
          </w:tcPr>
          <w:p w14:paraId="4C1622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414" w:type="dxa"/>
          </w:tcPr>
          <w:p w14:paraId="0826678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414" w:type="dxa"/>
          </w:tcPr>
          <w:p w14:paraId="445F89F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1.96</w:t>
            </w:r>
          </w:p>
        </w:tc>
      </w:tr>
      <w:tr w:rsidR="003C64F0" w:rsidRPr="00CC2F84" w14:paraId="6D896DB8" w14:textId="77777777">
        <w:tc>
          <w:tcPr>
            <w:tcW w:w="1131" w:type="dxa"/>
          </w:tcPr>
          <w:p w14:paraId="3EC5A110" w14:textId="77777777" w:rsidR="00AB7EBC" w:rsidRPr="00FE37B8" w:rsidRDefault="00AB7EBC">
            <w:pPr>
              <w:pStyle w:val="Compact"/>
              <w:rPr>
                <w:rFonts w:ascii="Helvetica" w:hAnsi="Helvetica"/>
                <w:sz w:val="18"/>
                <w:szCs w:val="18"/>
              </w:rPr>
            </w:pPr>
          </w:p>
        </w:tc>
        <w:tc>
          <w:tcPr>
            <w:tcW w:w="1131" w:type="dxa"/>
          </w:tcPr>
          <w:p w14:paraId="3EC0CB0A"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053A0B8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1.50</w:t>
            </w:r>
          </w:p>
        </w:tc>
        <w:tc>
          <w:tcPr>
            <w:tcW w:w="1414" w:type="dxa"/>
          </w:tcPr>
          <w:p w14:paraId="1ED8620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414" w:type="dxa"/>
          </w:tcPr>
          <w:p w14:paraId="6E3489C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w:t>
            </w:r>
          </w:p>
        </w:tc>
        <w:tc>
          <w:tcPr>
            <w:tcW w:w="1414" w:type="dxa"/>
          </w:tcPr>
          <w:p w14:paraId="70970AE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3.00</w:t>
            </w:r>
          </w:p>
        </w:tc>
      </w:tr>
      <w:tr w:rsidR="003C64F0" w:rsidRPr="00CC2F84" w14:paraId="761B43EF" w14:textId="77777777">
        <w:tc>
          <w:tcPr>
            <w:tcW w:w="1131" w:type="dxa"/>
          </w:tcPr>
          <w:p w14:paraId="4C432228" w14:textId="77777777" w:rsidR="00AB7EBC" w:rsidRPr="00FE37B8" w:rsidRDefault="00AB7EBC">
            <w:pPr>
              <w:pStyle w:val="Compact"/>
              <w:rPr>
                <w:rFonts w:ascii="Helvetica" w:hAnsi="Helvetica"/>
                <w:sz w:val="18"/>
                <w:szCs w:val="18"/>
              </w:rPr>
            </w:pPr>
          </w:p>
        </w:tc>
        <w:tc>
          <w:tcPr>
            <w:tcW w:w="1131" w:type="dxa"/>
          </w:tcPr>
          <w:p w14:paraId="46822B2D"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0ABF449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1.43</w:t>
            </w:r>
          </w:p>
        </w:tc>
        <w:tc>
          <w:tcPr>
            <w:tcW w:w="1414" w:type="dxa"/>
          </w:tcPr>
          <w:p w14:paraId="66B786F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414" w:type="dxa"/>
          </w:tcPr>
          <w:p w14:paraId="29C15BF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w:t>
            </w:r>
          </w:p>
        </w:tc>
        <w:tc>
          <w:tcPr>
            <w:tcW w:w="1414" w:type="dxa"/>
          </w:tcPr>
          <w:p w14:paraId="79F2E3D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2.78</w:t>
            </w:r>
          </w:p>
        </w:tc>
      </w:tr>
      <w:tr w:rsidR="003C64F0" w:rsidRPr="00CC2F84" w14:paraId="0330E826" w14:textId="77777777">
        <w:tc>
          <w:tcPr>
            <w:tcW w:w="1131" w:type="dxa"/>
          </w:tcPr>
          <w:p w14:paraId="0F0A14B3"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0.5</w:t>
            </w:r>
          </w:p>
        </w:tc>
        <w:tc>
          <w:tcPr>
            <w:tcW w:w="1131" w:type="dxa"/>
          </w:tcPr>
          <w:p w14:paraId="10C8C7A9"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01A04D7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1.30</w:t>
            </w:r>
          </w:p>
        </w:tc>
        <w:tc>
          <w:tcPr>
            <w:tcW w:w="1414" w:type="dxa"/>
          </w:tcPr>
          <w:p w14:paraId="7DC8114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414" w:type="dxa"/>
          </w:tcPr>
          <w:p w14:paraId="7F4D106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414" w:type="dxa"/>
          </w:tcPr>
          <w:p w14:paraId="4A7B9C8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1.99</w:t>
            </w:r>
          </w:p>
        </w:tc>
      </w:tr>
      <w:tr w:rsidR="003C64F0" w:rsidRPr="00CC2F84" w14:paraId="79659B6E" w14:textId="77777777">
        <w:tc>
          <w:tcPr>
            <w:tcW w:w="1131" w:type="dxa"/>
          </w:tcPr>
          <w:p w14:paraId="0646AC03" w14:textId="77777777" w:rsidR="00AB7EBC" w:rsidRPr="00FE37B8" w:rsidRDefault="00AB7EBC">
            <w:pPr>
              <w:pStyle w:val="Compact"/>
              <w:rPr>
                <w:rFonts w:ascii="Helvetica" w:hAnsi="Helvetica"/>
                <w:sz w:val="18"/>
                <w:szCs w:val="18"/>
              </w:rPr>
            </w:pPr>
          </w:p>
        </w:tc>
        <w:tc>
          <w:tcPr>
            <w:tcW w:w="1131" w:type="dxa"/>
          </w:tcPr>
          <w:p w14:paraId="60419707"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4F4BD14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1.32</w:t>
            </w:r>
          </w:p>
        </w:tc>
        <w:tc>
          <w:tcPr>
            <w:tcW w:w="1414" w:type="dxa"/>
          </w:tcPr>
          <w:p w14:paraId="2AA7D4D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414" w:type="dxa"/>
          </w:tcPr>
          <w:p w14:paraId="039D7D0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414" w:type="dxa"/>
          </w:tcPr>
          <w:p w14:paraId="4BD304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2.08</w:t>
            </w:r>
          </w:p>
        </w:tc>
      </w:tr>
      <w:tr w:rsidR="003C64F0" w:rsidRPr="00CC2F84" w14:paraId="3D2ACA01" w14:textId="77777777">
        <w:tc>
          <w:tcPr>
            <w:tcW w:w="1131" w:type="dxa"/>
          </w:tcPr>
          <w:p w14:paraId="4A08D055" w14:textId="77777777" w:rsidR="00AB7EBC" w:rsidRPr="00FE37B8" w:rsidRDefault="00AB7EBC">
            <w:pPr>
              <w:pStyle w:val="Compact"/>
              <w:rPr>
                <w:rFonts w:ascii="Helvetica" w:hAnsi="Helvetica"/>
                <w:sz w:val="18"/>
                <w:szCs w:val="18"/>
              </w:rPr>
            </w:pPr>
          </w:p>
        </w:tc>
        <w:tc>
          <w:tcPr>
            <w:tcW w:w="1131" w:type="dxa"/>
          </w:tcPr>
          <w:p w14:paraId="4F2D3301"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140A9D4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414" w:type="dxa"/>
          </w:tcPr>
          <w:p w14:paraId="7641A16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414" w:type="dxa"/>
          </w:tcPr>
          <w:p w14:paraId="4EDA1E7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20CEEB6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1.48</w:t>
            </w:r>
          </w:p>
        </w:tc>
      </w:tr>
      <w:tr w:rsidR="003C64F0" w:rsidRPr="00CC2F84" w14:paraId="42106E76" w14:textId="77777777">
        <w:tc>
          <w:tcPr>
            <w:tcW w:w="1131" w:type="dxa"/>
          </w:tcPr>
          <w:p w14:paraId="2D94698C" w14:textId="77777777" w:rsidR="00AB7EBC" w:rsidRPr="00FE37B8" w:rsidRDefault="00AB7EBC">
            <w:pPr>
              <w:pStyle w:val="Compact"/>
              <w:rPr>
                <w:rFonts w:ascii="Helvetica" w:hAnsi="Helvetica"/>
                <w:sz w:val="18"/>
                <w:szCs w:val="18"/>
              </w:rPr>
            </w:pPr>
          </w:p>
        </w:tc>
        <w:tc>
          <w:tcPr>
            <w:tcW w:w="1131" w:type="dxa"/>
          </w:tcPr>
          <w:p w14:paraId="31A1E9E4"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2B9694F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414" w:type="dxa"/>
          </w:tcPr>
          <w:p w14:paraId="4ADE7A7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414" w:type="dxa"/>
          </w:tcPr>
          <w:p w14:paraId="540DD95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3256ABF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1.50</w:t>
            </w:r>
          </w:p>
        </w:tc>
      </w:tr>
      <w:tr w:rsidR="003C64F0" w:rsidRPr="00CC2F84" w14:paraId="0C43AE81" w14:textId="77777777">
        <w:tc>
          <w:tcPr>
            <w:tcW w:w="1131" w:type="dxa"/>
          </w:tcPr>
          <w:p w14:paraId="0B6A7A24" w14:textId="77777777" w:rsidR="00AB7EBC" w:rsidRPr="00FE37B8" w:rsidRDefault="00AB7EBC">
            <w:pPr>
              <w:pStyle w:val="Compact"/>
              <w:rPr>
                <w:rFonts w:ascii="Helvetica" w:hAnsi="Helvetica"/>
                <w:sz w:val="18"/>
                <w:szCs w:val="18"/>
              </w:rPr>
            </w:pPr>
          </w:p>
        </w:tc>
        <w:tc>
          <w:tcPr>
            <w:tcW w:w="1131" w:type="dxa"/>
          </w:tcPr>
          <w:p w14:paraId="0EDC5F51"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37416EA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1.30</w:t>
            </w:r>
          </w:p>
        </w:tc>
        <w:tc>
          <w:tcPr>
            <w:tcW w:w="1414" w:type="dxa"/>
          </w:tcPr>
          <w:p w14:paraId="643F00C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600D41F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77A83D4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1.94</w:t>
            </w:r>
          </w:p>
        </w:tc>
      </w:tr>
      <w:tr w:rsidR="003C64F0" w:rsidRPr="00CC2F84" w14:paraId="4856C39F" w14:textId="77777777">
        <w:tc>
          <w:tcPr>
            <w:tcW w:w="1131" w:type="dxa"/>
          </w:tcPr>
          <w:p w14:paraId="1B8A38F2" w14:textId="77777777" w:rsidR="00AB7EBC" w:rsidRPr="00FE37B8" w:rsidRDefault="00AB7EBC">
            <w:pPr>
              <w:pStyle w:val="Compact"/>
              <w:rPr>
                <w:rFonts w:ascii="Helvetica" w:hAnsi="Helvetica"/>
                <w:sz w:val="18"/>
                <w:szCs w:val="18"/>
              </w:rPr>
            </w:pPr>
          </w:p>
        </w:tc>
        <w:tc>
          <w:tcPr>
            <w:tcW w:w="1131" w:type="dxa"/>
          </w:tcPr>
          <w:p w14:paraId="20B76A97"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3780F20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414" w:type="dxa"/>
          </w:tcPr>
          <w:p w14:paraId="68D2DCB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414" w:type="dxa"/>
          </w:tcPr>
          <w:p w14:paraId="7C69A22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7B7EBE4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1.88</w:t>
            </w:r>
          </w:p>
        </w:tc>
      </w:tr>
      <w:tr w:rsidR="003C64F0" w:rsidRPr="00CC2F84" w14:paraId="2007942F" w14:textId="77777777">
        <w:tc>
          <w:tcPr>
            <w:tcW w:w="1131" w:type="dxa"/>
          </w:tcPr>
          <w:p w14:paraId="439B8127"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0.33</w:t>
            </w:r>
          </w:p>
        </w:tc>
        <w:tc>
          <w:tcPr>
            <w:tcW w:w="1131" w:type="dxa"/>
          </w:tcPr>
          <w:p w14:paraId="3FB69F91"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5C1454D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414" w:type="dxa"/>
          </w:tcPr>
          <w:p w14:paraId="1306B94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414" w:type="dxa"/>
          </w:tcPr>
          <w:p w14:paraId="03FED37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414" w:type="dxa"/>
          </w:tcPr>
          <w:p w14:paraId="6202C9E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1.67</w:t>
            </w:r>
          </w:p>
        </w:tc>
      </w:tr>
      <w:tr w:rsidR="003C64F0" w:rsidRPr="00CC2F84" w14:paraId="6E119614" w14:textId="77777777">
        <w:tc>
          <w:tcPr>
            <w:tcW w:w="1131" w:type="dxa"/>
          </w:tcPr>
          <w:p w14:paraId="5DCC8193" w14:textId="77777777" w:rsidR="00AB7EBC" w:rsidRPr="00FE37B8" w:rsidRDefault="00AB7EBC">
            <w:pPr>
              <w:pStyle w:val="Compact"/>
              <w:rPr>
                <w:rFonts w:ascii="Helvetica" w:hAnsi="Helvetica"/>
                <w:sz w:val="18"/>
                <w:szCs w:val="18"/>
              </w:rPr>
            </w:pPr>
          </w:p>
        </w:tc>
        <w:tc>
          <w:tcPr>
            <w:tcW w:w="1131" w:type="dxa"/>
          </w:tcPr>
          <w:p w14:paraId="0993CE94"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0668C60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414" w:type="dxa"/>
          </w:tcPr>
          <w:p w14:paraId="7C80DDB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76C6AF0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414" w:type="dxa"/>
          </w:tcPr>
          <w:p w14:paraId="3F34F7C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1.73</w:t>
            </w:r>
          </w:p>
        </w:tc>
      </w:tr>
      <w:tr w:rsidR="003C64F0" w:rsidRPr="00CC2F84" w14:paraId="056F89D1" w14:textId="77777777">
        <w:tc>
          <w:tcPr>
            <w:tcW w:w="1131" w:type="dxa"/>
          </w:tcPr>
          <w:p w14:paraId="33B77DD8" w14:textId="77777777" w:rsidR="00AB7EBC" w:rsidRPr="00FE37B8" w:rsidRDefault="00AB7EBC">
            <w:pPr>
              <w:pStyle w:val="Compact"/>
              <w:rPr>
                <w:rFonts w:ascii="Helvetica" w:hAnsi="Helvetica"/>
                <w:sz w:val="18"/>
                <w:szCs w:val="18"/>
              </w:rPr>
            </w:pPr>
          </w:p>
        </w:tc>
        <w:tc>
          <w:tcPr>
            <w:tcW w:w="1131" w:type="dxa"/>
          </w:tcPr>
          <w:p w14:paraId="2163959F"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046FB98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414" w:type="dxa"/>
          </w:tcPr>
          <w:p w14:paraId="4D2DFFF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414" w:type="dxa"/>
          </w:tcPr>
          <w:p w14:paraId="78C13A8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27EE8B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1.35</w:t>
            </w:r>
          </w:p>
        </w:tc>
      </w:tr>
      <w:tr w:rsidR="003C64F0" w:rsidRPr="00CC2F84" w14:paraId="51FEA861" w14:textId="77777777">
        <w:tc>
          <w:tcPr>
            <w:tcW w:w="1131" w:type="dxa"/>
          </w:tcPr>
          <w:p w14:paraId="2306C0BD" w14:textId="77777777" w:rsidR="00AB7EBC" w:rsidRPr="00FE37B8" w:rsidRDefault="00AB7EBC">
            <w:pPr>
              <w:pStyle w:val="Compact"/>
              <w:rPr>
                <w:rFonts w:ascii="Helvetica" w:hAnsi="Helvetica"/>
                <w:sz w:val="18"/>
                <w:szCs w:val="18"/>
              </w:rPr>
            </w:pPr>
          </w:p>
        </w:tc>
        <w:tc>
          <w:tcPr>
            <w:tcW w:w="1131" w:type="dxa"/>
          </w:tcPr>
          <w:p w14:paraId="551CD3C6"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4DF526D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414" w:type="dxa"/>
          </w:tcPr>
          <w:p w14:paraId="50E03D7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1.13</w:t>
            </w:r>
          </w:p>
        </w:tc>
        <w:tc>
          <w:tcPr>
            <w:tcW w:w="1414" w:type="dxa"/>
          </w:tcPr>
          <w:p w14:paraId="45A2773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04C3436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1.36</w:t>
            </w:r>
          </w:p>
        </w:tc>
      </w:tr>
      <w:tr w:rsidR="003C64F0" w:rsidRPr="00CC2F84" w14:paraId="1A0AC2C3" w14:textId="77777777">
        <w:tc>
          <w:tcPr>
            <w:tcW w:w="1131" w:type="dxa"/>
          </w:tcPr>
          <w:p w14:paraId="318E6DC7" w14:textId="77777777" w:rsidR="00AB7EBC" w:rsidRPr="00FE37B8" w:rsidRDefault="00AB7EBC">
            <w:pPr>
              <w:pStyle w:val="Compact"/>
              <w:rPr>
                <w:rFonts w:ascii="Helvetica" w:hAnsi="Helvetica"/>
                <w:sz w:val="18"/>
                <w:szCs w:val="18"/>
              </w:rPr>
            </w:pPr>
          </w:p>
        </w:tc>
        <w:tc>
          <w:tcPr>
            <w:tcW w:w="1131" w:type="dxa"/>
          </w:tcPr>
          <w:p w14:paraId="40162B48"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2D8747A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414" w:type="dxa"/>
          </w:tcPr>
          <w:p w14:paraId="39D43A4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1DCD0F5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5ED12F2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1.65</w:t>
            </w:r>
          </w:p>
        </w:tc>
      </w:tr>
      <w:tr w:rsidR="003C64F0" w:rsidRPr="00CC2F84" w14:paraId="56C7B0E0" w14:textId="77777777">
        <w:tc>
          <w:tcPr>
            <w:tcW w:w="1131" w:type="dxa"/>
          </w:tcPr>
          <w:p w14:paraId="29DE7348" w14:textId="77777777" w:rsidR="00AB7EBC" w:rsidRPr="00FE37B8" w:rsidRDefault="00AB7EBC">
            <w:pPr>
              <w:pStyle w:val="Compact"/>
              <w:rPr>
                <w:rFonts w:ascii="Helvetica" w:hAnsi="Helvetica"/>
                <w:sz w:val="18"/>
                <w:szCs w:val="18"/>
              </w:rPr>
            </w:pPr>
          </w:p>
        </w:tc>
        <w:tc>
          <w:tcPr>
            <w:tcW w:w="1131" w:type="dxa"/>
          </w:tcPr>
          <w:p w14:paraId="55F94CB9"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58013E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42C9B64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414" w:type="dxa"/>
          </w:tcPr>
          <w:p w14:paraId="4F61F8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7C8D60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1.61</w:t>
            </w:r>
          </w:p>
        </w:tc>
      </w:tr>
      <w:tr w:rsidR="003C64F0" w:rsidRPr="00CC2F84" w14:paraId="50B444C2" w14:textId="77777777">
        <w:tc>
          <w:tcPr>
            <w:tcW w:w="1131" w:type="dxa"/>
          </w:tcPr>
          <w:p w14:paraId="45D96CBF"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0.25</w:t>
            </w:r>
          </w:p>
        </w:tc>
        <w:tc>
          <w:tcPr>
            <w:tcW w:w="1131" w:type="dxa"/>
          </w:tcPr>
          <w:p w14:paraId="412DC064"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133A907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414" w:type="dxa"/>
          </w:tcPr>
          <w:p w14:paraId="48C54B1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53DFC3F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4A6CF30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1.58</w:t>
            </w:r>
          </w:p>
        </w:tc>
      </w:tr>
      <w:tr w:rsidR="003C64F0" w:rsidRPr="00CC2F84" w14:paraId="70D3E473" w14:textId="77777777">
        <w:tc>
          <w:tcPr>
            <w:tcW w:w="1131" w:type="dxa"/>
          </w:tcPr>
          <w:p w14:paraId="2EBEB1ED" w14:textId="77777777" w:rsidR="00AB7EBC" w:rsidRPr="00FE37B8" w:rsidRDefault="00AB7EBC">
            <w:pPr>
              <w:pStyle w:val="Compact"/>
              <w:rPr>
                <w:rFonts w:ascii="Helvetica" w:hAnsi="Helvetica"/>
                <w:sz w:val="18"/>
                <w:szCs w:val="18"/>
              </w:rPr>
            </w:pPr>
          </w:p>
        </w:tc>
        <w:tc>
          <w:tcPr>
            <w:tcW w:w="1131" w:type="dxa"/>
          </w:tcPr>
          <w:p w14:paraId="64BC96B4"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31EE6DC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414" w:type="dxa"/>
          </w:tcPr>
          <w:p w14:paraId="22F644D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414" w:type="dxa"/>
          </w:tcPr>
          <w:p w14:paraId="5CBB7B8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414" w:type="dxa"/>
          </w:tcPr>
          <w:p w14:paraId="1F7F470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1.62</w:t>
            </w:r>
          </w:p>
        </w:tc>
      </w:tr>
      <w:tr w:rsidR="003C64F0" w:rsidRPr="00CC2F84" w14:paraId="7D0DCABC" w14:textId="77777777">
        <w:tc>
          <w:tcPr>
            <w:tcW w:w="1131" w:type="dxa"/>
          </w:tcPr>
          <w:p w14:paraId="0BF00FFC" w14:textId="77777777" w:rsidR="00AB7EBC" w:rsidRPr="00FE37B8" w:rsidRDefault="00AB7EBC">
            <w:pPr>
              <w:pStyle w:val="Compact"/>
              <w:rPr>
                <w:rFonts w:ascii="Helvetica" w:hAnsi="Helvetica"/>
                <w:sz w:val="18"/>
                <w:szCs w:val="18"/>
              </w:rPr>
            </w:pPr>
          </w:p>
        </w:tc>
        <w:tc>
          <w:tcPr>
            <w:tcW w:w="1131" w:type="dxa"/>
          </w:tcPr>
          <w:p w14:paraId="13A1E1EF"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446547D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414" w:type="dxa"/>
          </w:tcPr>
          <w:p w14:paraId="7C810D6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1.13</w:t>
            </w:r>
          </w:p>
        </w:tc>
        <w:tc>
          <w:tcPr>
            <w:tcW w:w="1414" w:type="dxa"/>
          </w:tcPr>
          <w:p w14:paraId="7DEBA7D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5491EBB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1.31</w:t>
            </w:r>
          </w:p>
        </w:tc>
      </w:tr>
      <w:tr w:rsidR="003C64F0" w:rsidRPr="00CC2F84" w14:paraId="01C73A02" w14:textId="77777777">
        <w:tc>
          <w:tcPr>
            <w:tcW w:w="1131" w:type="dxa"/>
          </w:tcPr>
          <w:p w14:paraId="15279206" w14:textId="77777777" w:rsidR="00AB7EBC" w:rsidRPr="00FE37B8" w:rsidRDefault="00AB7EBC">
            <w:pPr>
              <w:pStyle w:val="Compact"/>
              <w:rPr>
                <w:rFonts w:ascii="Helvetica" w:hAnsi="Helvetica"/>
                <w:sz w:val="18"/>
                <w:szCs w:val="18"/>
              </w:rPr>
            </w:pPr>
          </w:p>
        </w:tc>
        <w:tc>
          <w:tcPr>
            <w:tcW w:w="1131" w:type="dxa"/>
          </w:tcPr>
          <w:p w14:paraId="2A19B018"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3685603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414" w:type="dxa"/>
          </w:tcPr>
          <w:p w14:paraId="35C9BD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414" w:type="dxa"/>
          </w:tcPr>
          <w:p w14:paraId="177CAF8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25672A1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1.32</w:t>
            </w:r>
          </w:p>
        </w:tc>
      </w:tr>
      <w:tr w:rsidR="003C64F0" w:rsidRPr="00CC2F84" w14:paraId="26656C78" w14:textId="77777777">
        <w:tc>
          <w:tcPr>
            <w:tcW w:w="1131" w:type="dxa"/>
          </w:tcPr>
          <w:p w14:paraId="53091D4A" w14:textId="77777777" w:rsidR="00AB7EBC" w:rsidRPr="00FE37B8" w:rsidRDefault="00AB7EBC">
            <w:pPr>
              <w:pStyle w:val="Compact"/>
              <w:rPr>
                <w:rFonts w:ascii="Helvetica" w:hAnsi="Helvetica"/>
                <w:sz w:val="18"/>
                <w:szCs w:val="18"/>
              </w:rPr>
            </w:pPr>
          </w:p>
        </w:tc>
        <w:tc>
          <w:tcPr>
            <w:tcW w:w="1131" w:type="dxa"/>
          </w:tcPr>
          <w:p w14:paraId="1FB5936D"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13E58A8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414" w:type="dxa"/>
          </w:tcPr>
          <w:p w14:paraId="68000CE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414" w:type="dxa"/>
          </w:tcPr>
          <w:p w14:paraId="64FC963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491ADB8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1.55</w:t>
            </w:r>
          </w:p>
        </w:tc>
      </w:tr>
      <w:tr w:rsidR="003C64F0" w:rsidRPr="00CC2F84" w14:paraId="1CAFA018" w14:textId="77777777">
        <w:tc>
          <w:tcPr>
            <w:tcW w:w="1131" w:type="dxa"/>
          </w:tcPr>
          <w:p w14:paraId="1BFEEC92" w14:textId="77777777" w:rsidR="00AB7EBC" w:rsidRPr="00FE37B8" w:rsidRDefault="00AB7EBC">
            <w:pPr>
              <w:pStyle w:val="Compact"/>
              <w:rPr>
                <w:rFonts w:ascii="Helvetica" w:hAnsi="Helvetica"/>
                <w:sz w:val="18"/>
                <w:szCs w:val="18"/>
              </w:rPr>
            </w:pPr>
          </w:p>
        </w:tc>
        <w:tc>
          <w:tcPr>
            <w:tcW w:w="1131" w:type="dxa"/>
          </w:tcPr>
          <w:p w14:paraId="1DC660A0"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5E75ADD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414" w:type="dxa"/>
          </w:tcPr>
          <w:p w14:paraId="639A270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414" w:type="dxa"/>
          </w:tcPr>
          <w:p w14:paraId="2BD749C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7D3606C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1.53</w:t>
            </w:r>
          </w:p>
        </w:tc>
      </w:tr>
      <w:tr w:rsidR="003C64F0" w:rsidRPr="00CC2F84" w14:paraId="52C03F77" w14:textId="77777777">
        <w:tc>
          <w:tcPr>
            <w:tcW w:w="1131" w:type="dxa"/>
          </w:tcPr>
          <w:p w14:paraId="189D866C" w14:textId="77777777" w:rsidR="00AB7EBC" w:rsidRPr="00FE37B8" w:rsidRDefault="006B4661">
            <w:pPr>
              <w:pStyle w:val="Compact"/>
              <w:rPr>
                <w:rFonts w:ascii="Helvetica" w:hAnsi="Helvetica"/>
                <w:sz w:val="18"/>
                <w:szCs w:val="18"/>
              </w:rPr>
            </w:pPr>
            <m:oMath>
              <m:r>
                <w:rPr>
                  <w:rFonts w:ascii="Cambria Math" w:hAnsi="Cambria Math"/>
                  <w:sz w:val="18"/>
                  <w:szCs w:val="18"/>
                </w:rPr>
                <m:t>η</m:t>
              </m:r>
            </m:oMath>
            <w:r w:rsidRPr="00FE37B8">
              <w:rPr>
                <w:rFonts w:ascii="Helvetica" w:hAnsi="Helvetica"/>
                <w:sz w:val="18"/>
                <w:szCs w:val="18"/>
              </w:rPr>
              <w:t xml:space="preserve"> = 0</w:t>
            </w:r>
          </w:p>
        </w:tc>
        <w:tc>
          <w:tcPr>
            <w:tcW w:w="1131" w:type="dxa"/>
          </w:tcPr>
          <w:p w14:paraId="6E3A9E92"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59E22FD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55530F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414" w:type="dxa"/>
          </w:tcPr>
          <w:p w14:paraId="6E8B148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689FBA7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1.40</w:t>
            </w:r>
          </w:p>
        </w:tc>
      </w:tr>
      <w:tr w:rsidR="003C64F0" w:rsidRPr="00CC2F84" w14:paraId="255AC441" w14:textId="77777777">
        <w:tc>
          <w:tcPr>
            <w:tcW w:w="1131" w:type="dxa"/>
          </w:tcPr>
          <w:p w14:paraId="344F9DD6" w14:textId="77777777" w:rsidR="00AB7EBC" w:rsidRPr="00FE37B8" w:rsidRDefault="00AB7EBC">
            <w:pPr>
              <w:pStyle w:val="Compact"/>
              <w:rPr>
                <w:rFonts w:ascii="Helvetica" w:hAnsi="Helvetica"/>
                <w:sz w:val="18"/>
                <w:szCs w:val="18"/>
              </w:rPr>
            </w:pPr>
          </w:p>
        </w:tc>
        <w:tc>
          <w:tcPr>
            <w:tcW w:w="1131" w:type="dxa"/>
          </w:tcPr>
          <w:p w14:paraId="6D66D9E7"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1DC277D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414" w:type="dxa"/>
          </w:tcPr>
          <w:p w14:paraId="487C55C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414" w:type="dxa"/>
          </w:tcPr>
          <w:p w14:paraId="64F3E25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7B3E6FF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1.42</w:t>
            </w:r>
          </w:p>
        </w:tc>
      </w:tr>
      <w:tr w:rsidR="003C64F0" w:rsidRPr="00CC2F84" w14:paraId="540676B0" w14:textId="77777777">
        <w:tc>
          <w:tcPr>
            <w:tcW w:w="1131" w:type="dxa"/>
          </w:tcPr>
          <w:p w14:paraId="2627C3D0" w14:textId="77777777" w:rsidR="00AB7EBC" w:rsidRPr="00FE37B8" w:rsidRDefault="00AB7EBC">
            <w:pPr>
              <w:pStyle w:val="Compact"/>
              <w:rPr>
                <w:rFonts w:ascii="Helvetica" w:hAnsi="Helvetica"/>
                <w:sz w:val="18"/>
                <w:szCs w:val="18"/>
              </w:rPr>
            </w:pPr>
          </w:p>
        </w:tc>
        <w:tc>
          <w:tcPr>
            <w:tcW w:w="1131" w:type="dxa"/>
          </w:tcPr>
          <w:p w14:paraId="5E8FC001"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4BC5BE1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414" w:type="dxa"/>
          </w:tcPr>
          <w:p w14:paraId="7C1AE02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1.11</w:t>
            </w:r>
          </w:p>
        </w:tc>
        <w:tc>
          <w:tcPr>
            <w:tcW w:w="1414" w:type="dxa"/>
          </w:tcPr>
          <w:p w14:paraId="2E1744C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414" w:type="dxa"/>
          </w:tcPr>
          <w:p w14:paraId="4DB5D70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r>
      <w:tr w:rsidR="003C64F0" w:rsidRPr="00CC2F84" w14:paraId="109937C9" w14:textId="77777777">
        <w:tc>
          <w:tcPr>
            <w:tcW w:w="1131" w:type="dxa"/>
          </w:tcPr>
          <w:p w14:paraId="17042DA9" w14:textId="77777777" w:rsidR="00AB7EBC" w:rsidRPr="00FE37B8" w:rsidRDefault="00AB7EBC">
            <w:pPr>
              <w:pStyle w:val="Compact"/>
              <w:rPr>
                <w:rFonts w:ascii="Helvetica" w:hAnsi="Helvetica"/>
                <w:sz w:val="18"/>
                <w:szCs w:val="18"/>
              </w:rPr>
            </w:pPr>
          </w:p>
        </w:tc>
        <w:tc>
          <w:tcPr>
            <w:tcW w:w="1131" w:type="dxa"/>
          </w:tcPr>
          <w:p w14:paraId="16585934"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5662EB3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1.12</w:t>
            </w:r>
          </w:p>
        </w:tc>
        <w:tc>
          <w:tcPr>
            <w:tcW w:w="1414" w:type="dxa"/>
          </w:tcPr>
          <w:p w14:paraId="2BE5A5B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1.11</w:t>
            </w:r>
          </w:p>
        </w:tc>
        <w:tc>
          <w:tcPr>
            <w:tcW w:w="1414" w:type="dxa"/>
          </w:tcPr>
          <w:p w14:paraId="241270E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414" w:type="dxa"/>
          </w:tcPr>
          <w:p w14:paraId="72826CE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r>
      <w:tr w:rsidR="003C64F0" w:rsidRPr="00CC2F84" w14:paraId="2459B96B" w14:textId="77777777">
        <w:tc>
          <w:tcPr>
            <w:tcW w:w="1131" w:type="dxa"/>
          </w:tcPr>
          <w:p w14:paraId="60FDC759" w14:textId="77777777" w:rsidR="00AB7EBC" w:rsidRPr="00FE37B8" w:rsidRDefault="00AB7EBC">
            <w:pPr>
              <w:pStyle w:val="Compact"/>
              <w:rPr>
                <w:rFonts w:ascii="Helvetica" w:hAnsi="Helvetica"/>
                <w:sz w:val="18"/>
                <w:szCs w:val="18"/>
              </w:rPr>
            </w:pPr>
          </w:p>
        </w:tc>
        <w:tc>
          <w:tcPr>
            <w:tcW w:w="1131" w:type="dxa"/>
          </w:tcPr>
          <w:p w14:paraId="02D59D6B"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5804BD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48E8C67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414" w:type="dxa"/>
          </w:tcPr>
          <w:p w14:paraId="2512472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w:t>
            </w:r>
          </w:p>
        </w:tc>
        <w:tc>
          <w:tcPr>
            <w:tcW w:w="1414" w:type="dxa"/>
          </w:tcPr>
          <w:p w14:paraId="493F818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1.39</w:t>
            </w:r>
          </w:p>
        </w:tc>
      </w:tr>
      <w:tr w:rsidR="003C64F0" w:rsidRPr="00CC2F84" w14:paraId="3AF0912B" w14:textId="77777777">
        <w:tc>
          <w:tcPr>
            <w:tcW w:w="1131" w:type="dxa"/>
          </w:tcPr>
          <w:p w14:paraId="212B0461" w14:textId="77777777" w:rsidR="00AB7EBC" w:rsidRPr="00FE37B8" w:rsidRDefault="00AB7EBC">
            <w:pPr>
              <w:pStyle w:val="Compact"/>
              <w:rPr>
                <w:rFonts w:ascii="Helvetica" w:hAnsi="Helvetica"/>
                <w:sz w:val="18"/>
                <w:szCs w:val="18"/>
              </w:rPr>
            </w:pPr>
          </w:p>
        </w:tc>
        <w:tc>
          <w:tcPr>
            <w:tcW w:w="1131" w:type="dxa"/>
          </w:tcPr>
          <w:p w14:paraId="0A53D429"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4CFED0F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414" w:type="dxa"/>
          </w:tcPr>
          <w:p w14:paraId="66A40DD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414" w:type="dxa"/>
          </w:tcPr>
          <w:p w14:paraId="3EB3D7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w:t>
            </w:r>
          </w:p>
        </w:tc>
        <w:tc>
          <w:tcPr>
            <w:tcW w:w="1414" w:type="dxa"/>
          </w:tcPr>
          <w:p w14:paraId="144F22A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1.37</w:t>
            </w:r>
          </w:p>
        </w:tc>
      </w:tr>
      <w:tr w:rsidR="003C64F0" w:rsidRPr="00CC2F84" w14:paraId="0D6581DC" w14:textId="77777777">
        <w:tc>
          <w:tcPr>
            <w:tcW w:w="1131" w:type="dxa"/>
          </w:tcPr>
          <w:p w14:paraId="39FE032D" w14:textId="77777777" w:rsidR="00AB7EBC" w:rsidRPr="00FE37B8" w:rsidRDefault="006B4661">
            <w:pPr>
              <w:pStyle w:val="Compact"/>
              <w:rPr>
                <w:rFonts w:ascii="Helvetica" w:hAnsi="Helvetica"/>
                <w:sz w:val="18"/>
                <w:szCs w:val="18"/>
              </w:rPr>
            </w:pPr>
            <w:r w:rsidRPr="00FE37B8">
              <w:rPr>
                <w:rFonts w:ascii="Helvetica" w:hAnsi="Helvetica"/>
                <w:sz w:val="18"/>
                <w:szCs w:val="18"/>
              </w:rPr>
              <w:t>Crowded SAR = 20%</w:t>
            </w:r>
          </w:p>
        </w:tc>
        <w:tc>
          <w:tcPr>
            <w:tcW w:w="1131" w:type="dxa"/>
          </w:tcPr>
          <w:p w14:paraId="60CCA60B"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260AE5E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414" w:type="dxa"/>
          </w:tcPr>
          <w:p w14:paraId="0B2212E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414" w:type="dxa"/>
          </w:tcPr>
          <w:p w14:paraId="353BEEC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414" w:type="dxa"/>
          </w:tcPr>
          <w:p w14:paraId="574501D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1.80</w:t>
            </w:r>
          </w:p>
        </w:tc>
      </w:tr>
      <w:tr w:rsidR="003C64F0" w:rsidRPr="00CC2F84" w14:paraId="775F9C53" w14:textId="77777777">
        <w:tc>
          <w:tcPr>
            <w:tcW w:w="1131" w:type="dxa"/>
          </w:tcPr>
          <w:p w14:paraId="0A339118" w14:textId="77777777" w:rsidR="00AB7EBC" w:rsidRPr="00FE37B8" w:rsidRDefault="00AB7EBC">
            <w:pPr>
              <w:pStyle w:val="Compact"/>
              <w:rPr>
                <w:rFonts w:ascii="Helvetica" w:hAnsi="Helvetica"/>
                <w:sz w:val="18"/>
                <w:szCs w:val="18"/>
              </w:rPr>
            </w:pPr>
          </w:p>
        </w:tc>
        <w:tc>
          <w:tcPr>
            <w:tcW w:w="1131" w:type="dxa"/>
          </w:tcPr>
          <w:p w14:paraId="7751F3B9"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1DFFEE4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414" w:type="dxa"/>
          </w:tcPr>
          <w:p w14:paraId="7E64ED2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414" w:type="dxa"/>
          </w:tcPr>
          <w:p w14:paraId="00EC2AA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414" w:type="dxa"/>
          </w:tcPr>
          <w:p w14:paraId="7F2CDE7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1.83</w:t>
            </w:r>
          </w:p>
        </w:tc>
      </w:tr>
      <w:tr w:rsidR="003C64F0" w:rsidRPr="00CC2F84" w14:paraId="251FF273" w14:textId="77777777">
        <w:tc>
          <w:tcPr>
            <w:tcW w:w="1131" w:type="dxa"/>
          </w:tcPr>
          <w:p w14:paraId="29FD15C3" w14:textId="77777777" w:rsidR="00AB7EBC" w:rsidRPr="00FE37B8" w:rsidRDefault="00AB7EBC">
            <w:pPr>
              <w:pStyle w:val="Compact"/>
              <w:rPr>
                <w:rFonts w:ascii="Helvetica" w:hAnsi="Helvetica"/>
                <w:sz w:val="18"/>
                <w:szCs w:val="18"/>
              </w:rPr>
            </w:pPr>
          </w:p>
        </w:tc>
        <w:tc>
          <w:tcPr>
            <w:tcW w:w="1131" w:type="dxa"/>
          </w:tcPr>
          <w:p w14:paraId="6D38AC2F"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323278D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414" w:type="dxa"/>
          </w:tcPr>
          <w:p w14:paraId="5551B96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1.13</w:t>
            </w:r>
          </w:p>
        </w:tc>
        <w:tc>
          <w:tcPr>
            <w:tcW w:w="1414" w:type="dxa"/>
          </w:tcPr>
          <w:p w14:paraId="3B4359B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414" w:type="dxa"/>
          </w:tcPr>
          <w:p w14:paraId="21D5E0D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1.44</w:t>
            </w:r>
          </w:p>
        </w:tc>
      </w:tr>
      <w:tr w:rsidR="003C64F0" w:rsidRPr="00CC2F84" w14:paraId="2EB1A762" w14:textId="77777777">
        <w:tc>
          <w:tcPr>
            <w:tcW w:w="1131" w:type="dxa"/>
          </w:tcPr>
          <w:p w14:paraId="55A4E4CB" w14:textId="77777777" w:rsidR="00AB7EBC" w:rsidRPr="00FE37B8" w:rsidRDefault="00AB7EBC">
            <w:pPr>
              <w:pStyle w:val="Compact"/>
              <w:rPr>
                <w:rFonts w:ascii="Helvetica" w:hAnsi="Helvetica"/>
                <w:sz w:val="18"/>
                <w:szCs w:val="18"/>
              </w:rPr>
            </w:pPr>
          </w:p>
        </w:tc>
        <w:tc>
          <w:tcPr>
            <w:tcW w:w="1131" w:type="dxa"/>
          </w:tcPr>
          <w:p w14:paraId="31EA105F"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7B82D11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414" w:type="dxa"/>
          </w:tcPr>
          <w:p w14:paraId="649B811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1.11</w:t>
            </w:r>
          </w:p>
        </w:tc>
        <w:tc>
          <w:tcPr>
            <w:tcW w:w="1414" w:type="dxa"/>
          </w:tcPr>
          <w:p w14:paraId="3CB462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6F3711C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1.41</w:t>
            </w:r>
          </w:p>
        </w:tc>
      </w:tr>
      <w:tr w:rsidR="003C64F0" w:rsidRPr="00CC2F84" w14:paraId="6141069C" w14:textId="77777777">
        <w:tc>
          <w:tcPr>
            <w:tcW w:w="1131" w:type="dxa"/>
          </w:tcPr>
          <w:p w14:paraId="706F14F8" w14:textId="77777777" w:rsidR="00AB7EBC" w:rsidRPr="00FE37B8" w:rsidRDefault="00AB7EBC">
            <w:pPr>
              <w:pStyle w:val="Compact"/>
              <w:rPr>
                <w:rFonts w:ascii="Helvetica" w:hAnsi="Helvetica"/>
                <w:sz w:val="18"/>
                <w:szCs w:val="18"/>
              </w:rPr>
            </w:pPr>
          </w:p>
        </w:tc>
        <w:tc>
          <w:tcPr>
            <w:tcW w:w="1131" w:type="dxa"/>
          </w:tcPr>
          <w:p w14:paraId="70845B09"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20A56C8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0540F4B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414" w:type="dxa"/>
          </w:tcPr>
          <w:p w14:paraId="27F91ED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414" w:type="dxa"/>
          </w:tcPr>
          <w:p w14:paraId="1B2122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1.59</w:t>
            </w:r>
          </w:p>
        </w:tc>
      </w:tr>
      <w:tr w:rsidR="003C64F0" w:rsidRPr="00CC2F84" w14:paraId="41662431" w14:textId="77777777">
        <w:tc>
          <w:tcPr>
            <w:tcW w:w="1131" w:type="dxa"/>
          </w:tcPr>
          <w:p w14:paraId="16A77D58" w14:textId="77777777" w:rsidR="00AB7EBC" w:rsidRPr="00FE37B8" w:rsidRDefault="00AB7EBC">
            <w:pPr>
              <w:pStyle w:val="Compact"/>
              <w:rPr>
                <w:rFonts w:ascii="Helvetica" w:hAnsi="Helvetica"/>
                <w:sz w:val="18"/>
                <w:szCs w:val="18"/>
              </w:rPr>
            </w:pPr>
          </w:p>
        </w:tc>
        <w:tc>
          <w:tcPr>
            <w:tcW w:w="1131" w:type="dxa"/>
          </w:tcPr>
          <w:p w14:paraId="3280574F"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00A2505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414" w:type="dxa"/>
          </w:tcPr>
          <w:p w14:paraId="6DF0B68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414" w:type="dxa"/>
          </w:tcPr>
          <w:p w14:paraId="4697373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w:t>
            </w:r>
          </w:p>
        </w:tc>
        <w:tc>
          <w:tcPr>
            <w:tcW w:w="1414" w:type="dxa"/>
          </w:tcPr>
          <w:p w14:paraId="322E9DB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1.54</w:t>
            </w:r>
          </w:p>
        </w:tc>
      </w:tr>
      <w:tr w:rsidR="003C64F0" w:rsidRPr="00CC2F84" w14:paraId="46B007AC" w14:textId="77777777">
        <w:tc>
          <w:tcPr>
            <w:tcW w:w="1131" w:type="dxa"/>
          </w:tcPr>
          <w:p w14:paraId="06873F0D" w14:textId="77777777" w:rsidR="00AB7EBC" w:rsidRPr="00FE37B8" w:rsidRDefault="006B4661">
            <w:pPr>
              <w:pStyle w:val="Compact"/>
              <w:rPr>
                <w:rFonts w:ascii="Helvetica" w:hAnsi="Helvetica"/>
                <w:sz w:val="18"/>
                <w:szCs w:val="18"/>
              </w:rPr>
            </w:pPr>
            <w:r w:rsidRPr="00FE37B8">
              <w:rPr>
                <w:rFonts w:ascii="Helvetica" w:hAnsi="Helvetica"/>
                <w:sz w:val="18"/>
                <w:szCs w:val="18"/>
              </w:rPr>
              <w:t>Crowded SAR = 30%</w:t>
            </w:r>
          </w:p>
        </w:tc>
        <w:tc>
          <w:tcPr>
            <w:tcW w:w="1131" w:type="dxa"/>
          </w:tcPr>
          <w:p w14:paraId="0D8A81A2"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159BE84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1.35</w:t>
            </w:r>
          </w:p>
        </w:tc>
        <w:tc>
          <w:tcPr>
            <w:tcW w:w="1414" w:type="dxa"/>
          </w:tcPr>
          <w:p w14:paraId="192A25F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00FF1D1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−8</w:t>
            </w:r>
          </w:p>
        </w:tc>
        <w:tc>
          <w:tcPr>
            <w:tcW w:w="1414" w:type="dxa"/>
          </w:tcPr>
          <w:p w14:paraId="560CDE1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2.18</w:t>
            </w:r>
          </w:p>
        </w:tc>
      </w:tr>
      <w:tr w:rsidR="003C64F0" w:rsidRPr="00CC2F84" w14:paraId="2FA94C03" w14:textId="77777777">
        <w:tc>
          <w:tcPr>
            <w:tcW w:w="1131" w:type="dxa"/>
          </w:tcPr>
          <w:p w14:paraId="6A231A16" w14:textId="77777777" w:rsidR="00AB7EBC" w:rsidRPr="00FE37B8" w:rsidRDefault="00AB7EBC">
            <w:pPr>
              <w:pStyle w:val="Compact"/>
              <w:rPr>
                <w:rFonts w:ascii="Helvetica" w:hAnsi="Helvetica"/>
                <w:sz w:val="18"/>
                <w:szCs w:val="18"/>
              </w:rPr>
            </w:pPr>
          </w:p>
        </w:tc>
        <w:tc>
          <w:tcPr>
            <w:tcW w:w="1131" w:type="dxa"/>
          </w:tcPr>
          <w:p w14:paraId="5FACBE91"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0117B53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1.38</w:t>
            </w:r>
          </w:p>
        </w:tc>
        <w:tc>
          <w:tcPr>
            <w:tcW w:w="1414" w:type="dxa"/>
          </w:tcPr>
          <w:p w14:paraId="058EDD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414" w:type="dxa"/>
          </w:tcPr>
          <w:p w14:paraId="54D7939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414" w:type="dxa"/>
          </w:tcPr>
          <w:p w14:paraId="6D45F3D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2.27</w:t>
            </w:r>
          </w:p>
        </w:tc>
      </w:tr>
      <w:tr w:rsidR="003C64F0" w:rsidRPr="00CC2F84" w14:paraId="16EA29F6" w14:textId="77777777">
        <w:tc>
          <w:tcPr>
            <w:tcW w:w="1131" w:type="dxa"/>
          </w:tcPr>
          <w:p w14:paraId="0CD5EA22" w14:textId="77777777" w:rsidR="00AB7EBC" w:rsidRPr="00FE37B8" w:rsidRDefault="00AB7EBC">
            <w:pPr>
              <w:pStyle w:val="Compact"/>
              <w:rPr>
                <w:rFonts w:ascii="Helvetica" w:hAnsi="Helvetica"/>
                <w:sz w:val="18"/>
                <w:szCs w:val="18"/>
              </w:rPr>
            </w:pPr>
          </w:p>
        </w:tc>
        <w:tc>
          <w:tcPr>
            <w:tcW w:w="1131" w:type="dxa"/>
          </w:tcPr>
          <w:p w14:paraId="0583C211"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2AB8C3F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0D43BB7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414" w:type="dxa"/>
          </w:tcPr>
          <w:p w14:paraId="7A7CB0E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414" w:type="dxa"/>
          </w:tcPr>
          <w:p w14:paraId="1C9B8FD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1.58</w:t>
            </w:r>
          </w:p>
        </w:tc>
      </w:tr>
      <w:tr w:rsidR="003C64F0" w:rsidRPr="00CC2F84" w14:paraId="05E8F359" w14:textId="77777777">
        <w:tc>
          <w:tcPr>
            <w:tcW w:w="1131" w:type="dxa"/>
          </w:tcPr>
          <w:p w14:paraId="305889B3" w14:textId="77777777" w:rsidR="00AB7EBC" w:rsidRPr="00FE37B8" w:rsidRDefault="00AB7EBC">
            <w:pPr>
              <w:pStyle w:val="Compact"/>
              <w:rPr>
                <w:rFonts w:ascii="Helvetica" w:hAnsi="Helvetica"/>
                <w:sz w:val="18"/>
                <w:szCs w:val="18"/>
              </w:rPr>
            </w:pPr>
          </w:p>
        </w:tc>
        <w:tc>
          <w:tcPr>
            <w:tcW w:w="1131" w:type="dxa"/>
          </w:tcPr>
          <w:p w14:paraId="4FA76EDE"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6555287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414" w:type="dxa"/>
          </w:tcPr>
          <w:p w14:paraId="0EFF4E8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1.14</w:t>
            </w:r>
          </w:p>
        </w:tc>
        <w:tc>
          <w:tcPr>
            <w:tcW w:w="1414" w:type="dxa"/>
          </w:tcPr>
          <w:p w14:paraId="73755CD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−4</w:t>
            </w:r>
          </w:p>
        </w:tc>
        <w:tc>
          <w:tcPr>
            <w:tcW w:w="1414" w:type="dxa"/>
          </w:tcPr>
          <w:p w14:paraId="7876F02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1.57</w:t>
            </w:r>
          </w:p>
        </w:tc>
      </w:tr>
      <w:tr w:rsidR="003C64F0" w:rsidRPr="00CC2F84" w14:paraId="52293D34" w14:textId="77777777">
        <w:tc>
          <w:tcPr>
            <w:tcW w:w="1131" w:type="dxa"/>
          </w:tcPr>
          <w:p w14:paraId="54CC60B1" w14:textId="77777777" w:rsidR="00AB7EBC" w:rsidRPr="00FE37B8" w:rsidRDefault="00AB7EBC">
            <w:pPr>
              <w:pStyle w:val="Compact"/>
              <w:rPr>
                <w:rFonts w:ascii="Helvetica" w:hAnsi="Helvetica"/>
                <w:sz w:val="18"/>
                <w:szCs w:val="18"/>
              </w:rPr>
            </w:pPr>
          </w:p>
        </w:tc>
        <w:tc>
          <w:tcPr>
            <w:tcW w:w="1131" w:type="dxa"/>
          </w:tcPr>
          <w:p w14:paraId="3FA64B74"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69A9833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1.32</w:t>
            </w:r>
          </w:p>
        </w:tc>
        <w:tc>
          <w:tcPr>
            <w:tcW w:w="1414" w:type="dxa"/>
          </w:tcPr>
          <w:p w14:paraId="271BF2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7637EAE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414" w:type="dxa"/>
          </w:tcPr>
          <w:p w14:paraId="5A3C30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2.01</w:t>
            </w:r>
          </w:p>
        </w:tc>
      </w:tr>
      <w:tr w:rsidR="003C64F0" w:rsidRPr="00CC2F84" w14:paraId="2D24FB87" w14:textId="77777777">
        <w:tc>
          <w:tcPr>
            <w:tcW w:w="1131" w:type="dxa"/>
          </w:tcPr>
          <w:p w14:paraId="131DE316" w14:textId="77777777" w:rsidR="00AB7EBC" w:rsidRPr="00FE37B8" w:rsidRDefault="00AB7EBC">
            <w:pPr>
              <w:pStyle w:val="Compact"/>
              <w:rPr>
                <w:rFonts w:ascii="Helvetica" w:hAnsi="Helvetica"/>
                <w:sz w:val="18"/>
                <w:szCs w:val="18"/>
              </w:rPr>
            </w:pPr>
          </w:p>
        </w:tc>
        <w:tc>
          <w:tcPr>
            <w:tcW w:w="1131" w:type="dxa"/>
          </w:tcPr>
          <w:p w14:paraId="7C9D8BBF"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4307068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414" w:type="dxa"/>
          </w:tcPr>
          <w:p w14:paraId="7F92A20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414" w:type="dxa"/>
          </w:tcPr>
          <w:p w14:paraId="375F458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5CFB3B7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1.93</w:t>
            </w:r>
          </w:p>
        </w:tc>
      </w:tr>
      <w:tr w:rsidR="003C64F0" w:rsidRPr="00CC2F84" w14:paraId="420BAD34" w14:textId="77777777">
        <w:tc>
          <w:tcPr>
            <w:tcW w:w="1131" w:type="dxa"/>
          </w:tcPr>
          <w:p w14:paraId="7ED245D4" w14:textId="77777777" w:rsidR="00AB7EBC" w:rsidRPr="00FE37B8" w:rsidRDefault="006B4661">
            <w:pPr>
              <w:pStyle w:val="Compact"/>
              <w:rPr>
                <w:rFonts w:ascii="Helvetica" w:hAnsi="Helvetica"/>
                <w:sz w:val="18"/>
                <w:szCs w:val="18"/>
              </w:rPr>
            </w:pPr>
            <w:r w:rsidRPr="00FE37B8">
              <w:rPr>
                <w:rFonts w:ascii="Helvetica" w:hAnsi="Helvetica"/>
                <w:sz w:val="18"/>
                <w:szCs w:val="18"/>
              </w:rPr>
              <w:t>Crowded SAR = 50%</w:t>
            </w:r>
          </w:p>
        </w:tc>
        <w:tc>
          <w:tcPr>
            <w:tcW w:w="1131" w:type="dxa"/>
          </w:tcPr>
          <w:p w14:paraId="63CDC369"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67CE747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1.46</w:t>
            </w:r>
          </w:p>
        </w:tc>
        <w:tc>
          <w:tcPr>
            <w:tcW w:w="1414" w:type="dxa"/>
          </w:tcPr>
          <w:p w14:paraId="7657444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414" w:type="dxa"/>
          </w:tcPr>
          <w:p w14:paraId="0CE387C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w:t>
            </w:r>
          </w:p>
        </w:tc>
        <w:tc>
          <w:tcPr>
            <w:tcW w:w="1414" w:type="dxa"/>
          </w:tcPr>
          <w:p w14:paraId="0FDD90E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3.08</w:t>
            </w:r>
          </w:p>
        </w:tc>
      </w:tr>
      <w:tr w:rsidR="003C64F0" w:rsidRPr="00CC2F84" w14:paraId="79B9314B" w14:textId="77777777">
        <w:tc>
          <w:tcPr>
            <w:tcW w:w="1131" w:type="dxa"/>
          </w:tcPr>
          <w:p w14:paraId="550076D6" w14:textId="77777777" w:rsidR="00AB7EBC" w:rsidRPr="00FE37B8" w:rsidRDefault="00AB7EBC">
            <w:pPr>
              <w:pStyle w:val="Compact"/>
              <w:rPr>
                <w:rFonts w:ascii="Helvetica" w:hAnsi="Helvetica"/>
                <w:sz w:val="18"/>
                <w:szCs w:val="18"/>
              </w:rPr>
            </w:pPr>
          </w:p>
        </w:tc>
        <w:tc>
          <w:tcPr>
            <w:tcW w:w="1131" w:type="dxa"/>
          </w:tcPr>
          <w:p w14:paraId="0DDBCC82"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444145C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1.51</w:t>
            </w:r>
          </w:p>
        </w:tc>
        <w:tc>
          <w:tcPr>
            <w:tcW w:w="1414" w:type="dxa"/>
          </w:tcPr>
          <w:p w14:paraId="171DF59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1.30</w:t>
            </w:r>
          </w:p>
        </w:tc>
        <w:tc>
          <w:tcPr>
            <w:tcW w:w="1414" w:type="dxa"/>
          </w:tcPr>
          <w:p w14:paraId="7363CB6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w:t>
            </w:r>
          </w:p>
        </w:tc>
        <w:tc>
          <w:tcPr>
            <w:tcW w:w="1414" w:type="dxa"/>
          </w:tcPr>
          <w:p w14:paraId="567FA3B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3.33</w:t>
            </w:r>
          </w:p>
        </w:tc>
      </w:tr>
      <w:tr w:rsidR="003C64F0" w:rsidRPr="00CC2F84" w14:paraId="471C8E30" w14:textId="77777777">
        <w:tc>
          <w:tcPr>
            <w:tcW w:w="1131" w:type="dxa"/>
          </w:tcPr>
          <w:p w14:paraId="50A50DD2" w14:textId="77777777" w:rsidR="00AB7EBC" w:rsidRPr="00FE37B8" w:rsidRDefault="00AB7EBC">
            <w:pPr>
              <w:pStyle w:val="Compact"/>
              <w:rPr>
                <w:rFonts w:ascii="Helvetica" w:hAnsi="Helvetica"/>
                <w:sz w:val="18"/>
                <w:szCs w:val="18"/>
              </w:rPr>
            </w:pPr>
          </w:p>
        </w:tc>
        <w:tc>
          <w:tcPr>
            <w:tcW w:w="1131" w:type="dxa"/>
          </w:tcPr>
          <w:p w14:paraId="671009A1"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6D4E453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414" w:type="dxa"/>
          </w:tcPr>
          <w:p w14:paraId="6EC360F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1.18</w:t>
            </w:r>
          </w:p>
        </w:tc>
        <w:tc>
          <w:tcPr>
            <w:tcW w:w="1414" w:type="dxa"/>
          </w:tcPr>
          <w:p w14:paraId="586BF74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414" w:type="dxa"/>
          </w:tcPr>
          <w:p w14:paraId="40F9B83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1.89</w:t>
            </w:r>
          </w:p>
        </w:tc>
      </w:tr>
      <w:tr w:rsidR="003C64F0" w:rsidRPr="00CC2F84" w14:paraId="1B8880D5" w14:textId="77777777">
        <w:tc>
          <w:tcPr>
            <w:tcW w:w="1131" w:type="dxa"/>
          </w:tcPr>
          <w:p w14:paraId="2D87A579" w14:textId="77777777" w:rsidR="00AB7EBC" w:rsidRPr="00FE37B8" w:rsidRDefault="00AB7EBC">
            <w:pPr>
              <w:pStyle w:val="Compact"/>
              <w:rPr>
                <w:rFonts w:ascii="Helvetica" w:hAnsi="Helvetica"/>
                <w:sz w:val="18"/>
                <w:szCs w:val="18"/>
              </w:rPr>
            </w:pPr>
          </w:p>
        </w:tc>
        <w:tc>
          <w:tcPr>
            <w:tcW w:w="1131" w:type="dxa"/>
          </w:tcPr>
          <w:p w14:paraId="47E3EB39"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0DC3C28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414" w:type="dxa"/>
          </w:tcPr>
          <w:p w14:paraId="2A09655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414" w:type="dxa"/>
          </w:tcPr>
          <w:p w14:paraId="4581A75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414" w:type="dxa"/>
          </w:tcPr>
          <w:p w14:paraId="19FD0A8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1.93</w:t>
            </w:r>
          </w:p>
        </w:tc>
      </w:tr>
      <w:tr w:rsidR="003C64F0" w:rsidRPr="00CC2F84" w14:paraId="61913208" w14:textId="77777777">
        <w:tc>
          <w:tcPr>
            <w:tcW w:w="1131" w:type="dxa"/>
          </w:tcPr>
          <w:p w14:paraId="5EC324EC" w14:textId="77777777" w:rsidR="00AB7EBC" w:rsidRPr="00FE37B8" w:rsidRDefault="00AB7EBC">
            <w:pPr>
              <w:pStyle w:val="Compact"/>
              <w:rPr>
                <w:rFonts w:ascii="Helvetica" w:hAnsi="Helvetica"/>
                <w:sz w:val="18"/>
                <w:szCs w:val="18"/>
              </w:rPr>
            </w:pPr>
          </w:p>
        </w:tc>
        <w:tc>
          <w:tcPr>
            <w:tcW w:w="1131" w:type="dxa"/>
          </w:tcPr>
          <w:p w14:paraId="7F6C5EC0"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7B7BF6F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1.47</w:t>
            </w:r>
          </w:p>
        </w:tc>
        <w:tc>
          <w:tcPr>
            <w:tcW w:w="1414" w:type="dxa"/>
          </w:tcPr>
          <w:p w14:paraId="5DBE4E4D"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414" w:type="dxa"/>
          </w:tcPr>
          <w:p w14:paraId="68CEC17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w:t>
            </w:r>
          </w:p>
        </w:tc>
        <w:tc>
          <w:tcPr>
            <w:tcW w:w="1414" w:type="dxa"/>
          </w:tcPr>
          <w:p w14:paraId="5EE0650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3.09</w:t>
            </w:r>
          </w:p>
        </w:tc>
      </w:tr>
      <w:tr w:rsidR="003C64F0" w:rsidRPr="00CC2F84" w14:paraId="0AE607BC" w14:textId="77777777">
        <w:tc>
          <w:tcPr>
            <w:tcW w:w="1131" w:type="dxa"/>
          </w:tcPr>
          <w:p w14:paraId="1A395159" w14:textId="77777777" w:rsidR="00AB7EBC" w:rsidRPr="00FE37B8" w:rsidRDefault="00AB7EBC">
            <w:pPr>
              <w:pStyle w:val="Compact"/>
              <w:rPr>
                <w:rFonts w:ascii="Helvetica" w:hAnsi="Helvetica"/>
                <w:sz w:val="18"/>
                <w:szCs w:val="18"/>
              </w:rPr>
            </w:pPr>
          </w:p>
        </w:tc>
        <w:tc>
          <w:tcPr>
            <w:tcW w:w="1131" w:type="dxa"/>
          </w:tcPr>
          <w:p w14:paraId="23F28126"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2951630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1.40</w:t>
            </w:r>
          </w:p>
        </w:tc>
        <w:tc>
          <w:tcPr>
            <w:tcW w:w="1414" w:type="dxa"/>
          </w:tcPr>
          <w:p w14:paraId="3250BD5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414" w:type="dxa"/>
          </w:tcPr>
          <w:p w14:paraId="5E7B81A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414" w:type="dxa"/>
          </w:tcPr>
          <w:p w14:paraId="4328AF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2.85</w:t>
            </w:r>
          </w:p>
        </w:tc>
      </w:tr>
      <w:tr w:rsidR="003C64F0" w:rsidRPr="00CC2F84" w14:paraId="38494F67" w14:textId="77777777">
        <w:tc>
          <w:tcPr>
            <w:tcW w:w="1131" w:type="dxa"/>
          </w:tcPr>
          <w:p w14:paraId="35C367C7" w14:textId="77777777" w:rsidR="00AB7EBC" w:rsidRPr="00FE37B8" w:rsidRDefault="006B4661">
            <w:pPr>
              <w:pStyle w:val="Compact"/>
              <w:rPr>
                <w:rFonts w:ascii="Helvetica" w:hAnsi="Helvetica"/>
                <w:sz w:val="18"/>
                <w:szCs w:val="18"/>
              </w:rPr>
            </w:pPr>
            <w:r w:rsidRPr="00FE37B8">
              <w:rPr>
                <w:rFonts w:ascii="Helvetica" w:hAnsi="Helvetica"/>
                <w:sz w:val="18"/>
                <w:szCs w:val="18"/>
              </w:rPr>
              <w:t>Crowded SAR = 60%</w:t>
            </w:r>
          </w:p>
        </w:tc>
        <w:tc>
          <w:tcPr>
            <w:tcW w:w="1131" w:type="dxa"/>
          </w:tcPr>
          <w:p w14:paraId="247104C7"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1ED104B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1.49</w:t>
            </w:r>
          </w:p>
        </w:tc>
        <w:tc>
          <w:tcPr>
            <w:tcW w:w="1414" w:type="dxa"/>
          </w:tcPr>
          <w:p w14:paraId="53AE795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414" w:type="dxa"/>
          </w:tcPr>
          <w:p w14:paraId="67727D9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w:t>
            </w:r>
          </w:p>
        </w:tc>
        <w:tc>
          <w:tcPr>
            <w:tcW w:w="1414" w:type="dxa"/>
          </w:tcPr>
          <w:p w14:paraId="2E48C20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3.54</w:t>
            </w:r>
          </w:p>
        </w:tc>
      </w:tr>
      <w:tr w:rsidR="003C64F0" w:rsidRPr="00CC2F84" w14:paraId="0C93F384" w14:textId="77777777">
        <w:tc>
          <w:tcPr>
            <w:tcW w:w="1131" w:type="dxa"/>
          </w:tcPr>
          <w:p w14:paraId="6F7804B9" w14:textId="77777777" w:rsidR="00AB7EBC" w:rsidRPr="00FE37B8" w:rsidRDefault="00AB7EBC">
            <w:pPr>
              <w:pStyle w:val="Compact"/>
              <w:rPr>
                <w:rFonts w:ascii="Helvetica" w:hAnsi="Helvetica"/>
                <w:sz w:val="18"/>
                <w:szCs w:val="18"/>
              </w:rPr>
            </w:pPr>
          </w:p>
        </w:tc>
        <w:tc>
          <w:tcPr>
            <w:tcW w:w="1131" w:type="dxa"/>
          </w:tcPr>
          <w:p w14:paraId="6A5A1308"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1C99146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1.55</w:t>
            </w:r>
          </w:p>
        </w:tc>
        <w:tc>
          <w:tcPr>
            <w:tcW w:w="1414" w:type="dxa"/>
          </w:tcPr>
          <w:p w14:paraId="37B0FFA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1.32</w:t>
            </w:r>
          </w:p>
        </w:tc>
        <w:tc>
          <w:tcPr>
            <w:tcW w:w="1414" w:type="dxa"/>
          </w:tcPr>
          <w:p w14:paraId="1C4D492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w:t>
            </w:r>
          </w:p>
        </w:tc>
        <w:tc>
          <w:tcPr>
            <w:tcW w:w="1414" w:type="dxa"/>
          </w:tcPr>
          <w:p w14:paraId="5BFCCEB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3.90</w:t>
            </w:r>
          </w:p>
        </w:tc>
      </w:tr>
      <w:tr w:rsidR="003C64F0" w:rsidRPr="00CC2F84" w14:paraId="2A9AC949" w14:textId="77777777">
        <w:tc>
          <w:tcPr>
            <w:tcW w:w="1131" w:type="dxa"/>
          </w:tcPr>
          <w:p w14:paraId="22F1D40A" w14:textId="77777777" w:rsidR="00AB7EBC" w:rsidRPr="00FE37B8" w:rsidRDefault="00AB7EBC">
            <w:pPr>
              <w:pStyle w:val="Compact"/>
              <w:rPr>
                <w:rFonts w:ascii="Helvetica" w:hAnsi="Helvetica"/>
                <w:sz w:val="18"/>
                <w:szCs w:val="18"/>
              </w:rPr>
            </w:pPr>
          </w:p>
        </w:tc>
        <w:tc>
          <w:tcPr>
            <w:tcW w:w="1131" w:type="dxa"/>
          </w:tcPr>
          <w:p w14:paraId="3260493E"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32E69F8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414" w:type="dxa"/>
          </w:tcPr>
          <w:p w14:paraId="5483976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1.19</w:t>
            </w:r>
          </w:p>
        </w:tc>
        <w:tc>
          <w:tcPr>
            <w:tcW w:w="1414" w:type="dxa"/>
          </w:tcPr>
          <w:p w14:paraId="5754003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−8</w:t>
            </w:r>
          </w:p>
        </w:tc>
        <w:tc>
          <w:tcPr>
            <w:tcW w:w="1414" w:type="dxa"/>
          </w:tcPr>
          <w:p w14:paraId="4C9927D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2.03</w:t>
            </w:r>
          </w:p>
        </w:tc>
      </w:tr>
      <w:tr w:rsidR="003C64F0" w:rsidRPr="00CC2F84" w14:paraId="5A16083B" w14:textId="77777777">
        <w:tc>
          <w:tcPr>
            <w:tcW w:w="1131" w:type="dxa"/>
          </w:tcPr>
          <w:p w14:paraId="0F28CF5D" w14:textId="77777777" w:rsidR="00AB7EBC" w:rsidRPr="00FE37B8" w:rsidRDefault="00AB7EBC">
            <w:pPr>
              <w:pStyle w:val="Compact"/>
              <w:rPr>
                <w:rFonts w:ascii="Helvetica" w:hAnsi="Helvetica"/>
                <w:sz w:val="18"/>
                <w:szCs w:val="18"/>
              </w:rPr>
            </w:pPr>
          </w:p>
        </w:tc>
        <w:tc>
          <w:tcPr>
            <w:tcW w:w="1131" w:type="dxa"/>
          </w:tcPr>
          <w:p w14:paraId="2BA7CE18"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5F9A481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414" w:type="dxa"/>
          </w:tcPr>
          <w:p w14:paraId="3CCD286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414" w:type="dxa"/>
          </w:tcPr>
          <w:p w14:paraId="25939CC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414" w:type="dxa"/>
          </w:tcPr>
          <w:p w14:paraId="2AF37D2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2.11</w:t>
            </w:r>
          </w:p>
        </w:tc>
      </w:tr>
      <w:tr w:rsidR="003C64F0" w:rsidRPr="00CC2F84" w14:paraId="5FDD951D" w14:textId="77777777">
        <w:tc>
          <w:tcPr>
            <w:tcW w:w="1131" w:type="dxa"/>
          </w:tcPr>
          <w:p w14:paraId="1A4693F5" w14:textId="77777777" w:rsidR="00AB7EBC" w:rsidRPr="00FE37B8" w:rsidRDefault="00AB7EBC">
            <w:pPr>
              <w:pStyle w:val="Compact"/>
              <w:rPr>
                <w:rFonts w:ascii="Helvetica" w:hAnsi="Helvetica"/>
                <w:sz w:val="18"/>
                <w:szCs w:val="18"/>
              </w:rPr>
            </w:pPr>
          </w:p>
        </w:tc>
        <w:tc>
          <w:tcPr>
            <w:tcW w:w="1131" w:type="dxa"/>
          </w:tcPr>
          <w:p w14:paraId="20A6CD49"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3A1E349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1.52</w:t>
            </w:r>
          </w:p>
        </w:tc>
        <w:tc>
          <w:tcPr>
            <w:tcW w:w="1414" w:type="dxa"/>
          </w:tcPr>
          <w:p w14:paraId="33D4AB9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1.29</w:t>
            </w:r>
          </w:p>
        </w:tc>
        <w:tc>
          <w:tcPr>
            <w:tcW w:w="1414" w:type="dxa"/>
          </w:tcPr>
          <w:p w14:paraId="00C6DFA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w:t>
            </w:r>
          </w:p>
        </w:tc>
        <w:tc>
          <w:tcPr>
            <w:tcW w:w="1414" w:type="dxa"/>
          </w:tcPr>
          <w:p w14:paraId="687EB47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3.69</w:t>
            </w:r>
          </w:p>
        </w:tc>
      </w:tr>
      <w:tr w:rsidR="003C64F0" w:rsidRPr="00CC2F84" w14:paraId="5782A7C7" w14:textId="77777777">
        <w:tc>
          <w:tcPr>
            <w:tcW w:w="1131" w:type="dxa"/>
          </w:tcPr>
          <w:p w14:paraId="52AE7012" w14:textId="77777777" w:rsidR="00AB7EBC" w:rsidRPr="00FE37B8" w:rsidRDefault="00AB7EBC">
            <w:pPr>
              <w:pStyle w:val="Compact"/>
              <w:rPr>
                <w:rFonts w:ascii="Helvetica" w:hAnsi="Helvetica"/>
                <w:sz w:val="18"/>
                <w:szCs w:val="18"/>
              </w:rPr>
            </w:pPr>
          </w:p>
        </w:tc>
        <w:tc>
          <w:tcPr>
            <w:tcW w:w="1131" w:type="dxa"/>
          </w:tcPr>
          <w:p w14:paraId="090E4A05"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043A4F6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1.44</w:t>
            </w:r>
          </w:p>
        </w:tc>
        <w:tc>
          <w:tcPr>
            <w:tcW w:w="1414" w:type="dxa"/>
          </w:tcPr>
          <w:p w14:paraId="4C03DA2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4AD4366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w:t>
            </w:r>
          </w:p>
        </w:tc>
        <w:tc>
          <w:tcPr>
            <w:tcW w:w="1414" w:type="dxa"/>
          </w:tcPr>
          <w:p w14:paraId="4A37BE0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3.33</w:t>
            </w:r>
          </w:p>
        </w:tc>
      </w:tr>
      <w:tr w:rsidR="003C64F0" w:rsidRPr="00CC2F84" w14:paraId="52AF3020" w14:textId="77777777">
        <w:tc>
          <w:tcPr>
            <w:tcW w:w="1131" w:type="dxa"/>
          </w:tcPr>
          <w:p w14:paraId="4A6B59D4" w14:textId="77777777" w:rsidR="00AB7EBC" w:rsidRPr="00FE37B8" w:rsidRDefault="006B4661">
            <w:pPr>
              <w:pStyle w:val="Compact"/>
              <w:rPr>
                <w:rFonts w:ascii="Helvetica" w:hAnsi="Helvetica"/>
                <w:sz w:val="18"/>
                <w:szCs w:val="18"/>
              </w:rPr>
            </w:pPr>
            <m:oMath>
              <m:r>
                <w:rPr>
                  <w:rFonts w:ascii="Cambria Math" w:hAnsi="Cambria Math"/>
                  <w:sz w:val="18"/>
                  <w:szCs w:val="18"/>
                </w:rPr>
                <m:t>d</m:t>
              </m:r>
            </m:oMath>
            <w:r w:rsidRPr="00FE37B8">
              <w:rPr>
                <w:rFonts w:ascii="Helvetica" w:hAnsi="Helvetica"/>
                <w:sz w:val="18"/>
                <w:szCs w:val="18"/>
              </w:rPr>
              <w:t xml:space="preserve"> = 1</w:t>
            </w:r>
          </w:p>
        </w:tc>
        <w:tc>
          <w:tcPr>
            <w:tcW w:w="1131" w:type="dxa"/>
          </w:tcPr>
          <w:p w14:paraId="1362005F"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31B4F4A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1.39</w:t>
            </w:r>
          </w:p>
        </w:tc>
        <w:tc>
          <w:tcPr>
            <w:tcW w:w="1414" w:type="dxa"/>
          </w:tcPr>
          <w:p w14:paraId="0619C69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414" w:type="dxa"/>
          </w:tcPr>
          <w:p w14:paraId="25E368B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414" w:type="dxa"/>
          </w:tcPr>
          <w:p w14:paraId="2036001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2.46</w:t>
            </w:r>
          </w:p>
        </w:tc>
      </w:tr>
      <w:tr w:rsidR="003C64F0" w:rsidRPr="00CC2F84" w14:paraId="654B157A" w14:textId="77777777">
        <w:tc>
          <w:tcPr>
            <w:tcW w:w="1131" w:type="dxa"/>
          </w:tcPr>
          <w:p w14:paraId="25D6226E" w14:textId="77777777" w:rsidR="00AB7EBC" w:rsidRPr="00FE37B8" w:rsidRDefault="00AB7EBC">
            <w:pPr>
              <w:pStyle w:val="Compact"/>
              <w:rPr>
                <w:rFonts w:ascii="Helvetica" w:hAnsi="Helvetica"/>
                <w:sz w:val="18"/>
                <w:szCs w:val="18"/>
              </w:rPr>
            </w:pPr>
          </w:p>
        </w:tc>
        <w:tc>
          <w:tcPr>
            <w:tcW w:w="1131" w:type="dxa"/>
          </w:tcPr>
          <w:p w14:paraId="22F39188"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7522D16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1.42</w:t>
            </w:r>
          </w:p>
        </w:tc>
        <w:tc>
          <w:tcPr>
            <w:tcW w:w="1414" w:type="dxa"/>
          </w:tcPr>
          <w:p w14:paraId="53C7D20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1.27</w:t>
            </w:r>
          </w:p>
        </w:tc>
        <w:tc>
          <w:tcPr>
            <w:tcW w:w="1414" w:type="dxa"/>
          </w:tcPr>
          <w:p w14:paraId="33D040C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−10</w:t>
            </w:r>
          </w:p>
        </w:tc>
        <w:tc>
          <w:tcPr>
            <w:tcW w:w="1414" w:type="dxa"/>
          </w:tcPr>
          <w:p w14:paraId="57514ED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2.60</w:t>
            </w:r>
          </w:p>
        </w:tc>
      </w:tr>
      <w:tr w:rsidR="003C64F0" w:rsidRPr="00CC2F84" w14:paraId="6BEECC2A" w14:textId="77777777">
        <w:tc>
          <w:tcPr>
            <w:tcW w:w="1131" w:type="dxa"/>
          </w:tcPr>
          <w:p w14:paraId="0C83D512" w14:textId="77777777" w:rsidR="00AB7EBC" w:rsidRPr="00FE37B8" w:rsidRDefault="00AB7EBC">
            <w:pPr>
              <w:pStyle w:val="Compact"/>
              <w:rPr>
                <w:rFonts w:ascii="Helvetica" w:hAnsi="Helvetica"/>
                <w:sz w:val="18"/>
                <w:szCs w:val="18"/>
              </w:rPr>
            </w:pPr>
          </w:p>
        </w:tc>
        <w:tc>
          <w:tcPr>
            <w:tcW w:w="1131" w:type="dxa"/>
          </w:tcPr>
          <w:p w14:paraId="3891CEA9"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4CB1E8E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6041F3D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414" w:type="dxa"/>
          </w:tcPr>
          <w:p w14:paraId="5D35335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5D003499"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1.67</w:t>
            </w:r>
          </w:p>
        </w:tc>
      </w:tr>
      <w:tr w:rsidR="003C64F0" w:rsidRPr="00CC2F84" w14:paraId="47930391" w14:textId="77777777">
        <w:tc>
          <w:tcPr>
            <w:tcW w:w="1131" w:type="dxa"/>
          </w:tcPr>
          <w:p w14:paraId="431B4764" w14:textId="77777777" w:rsidR="00AB7EBC" w:rsidRPr="00FE37B8" w:rsidRDefault="00AB7EBC">
            <w:pPr>
              <w:pStyle w:val="Compact"/>
              <w:rPr>
                <w:rFonts w:ascii="Helvetica" w:hAnsi="Helvetica"/>
                <w:sz w:val="18"/>
                <w:szCs w:val="18"/>
              </w:rPr>
            </w:pPr>
          </w:p>
        </w:tc>
        <w:tc>
          <w:tcPr>
            <w:tcW w:w="1131" w:type="dxa"/>
          </w:tcPr>
          <w:p w14:paraId="088EA2F8"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630EBD3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1.22</w:t>
            </w:r>
          </w:p>
        </w:tc>
        <w:tc>
          <w:tcPr>
            <w:tcW w:w="1414" w:type="dxa"/>
          </w:tcPr>
          <w:p w14:paraId="477CC40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1.15</w:t>
            </w:r>
          </w:p>
        </w:tc>
        <w:tc>
          <w:tcPr>
            <w:tcW w:w="1414" w:type="dxa"/>
          </w:tcPr>
          <w:p w14:paraId="18787E4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619260A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1.69</w:t>
            </w:r>
          </w:p>
        </w:tc>
      </w:tr>
      <w:tr w:rsidR="003C64F0" w:rsidRPr="00CC2F84" w14:paraId="012FA440" w14:textId="77777777">
        <w:tc>
          <w:tcPr>
            <w:tcW w:w="1131" w:type="dxa"/>
          </w:tcPr>
          <w:p w14:paraId="6DFCB926" w14:textId="77777777" w:rsidR="00AB7EBC" w:rsidRPr="00FE37B8" w:rsidRDefault="00AB7EBC">
            <w:pPr>
              <w:pStyle w:val="Compact"/>
              <w:rPr>
                <w:rFonts w:ascii="Helvetica" w:hAnsi="Helvetica"/>
                <w:sz w:val="18"/>
                <w:szCs w:val="18"/>
              </w:rPr>
            </w:pPr>
          </w:p>
        </w:tc>
        <w:tc>
          <w:tcPr>
            <w:tcW w:w="1131" w:type="dxa"/>
          </w:tcPr>
          <w:p w14:paraId="1357E117"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2D62F39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1.38</w:t>
            </w:r>
          </w:p>
        </w:tc>
        <w:tc>
          <w:tcPr>
            <w:tcW w:w="1414" w:type="dxa"/>
          </w:tcPr>
          <w:p w14:paraId="4828BA1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414" w:type="dxa"/>
          </w:tcPr>
          <w:p w14:paraId="5D778E9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414" w:type="dxa"/>
          </w:tcPr>
          <w:p w14:paraId="4EA73F2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2.37</w:t>
            </w:r>
          </w:p>
        </w:tc>
      </w:tr>
      <w:tr w:rsidR="003C64F0" w:rsidRPr="00CC2F84" w14:paraId="4A7E8D72" w14:textId="77777777">
        <w:tc>
          <w:tcPr>
            <w:tcW w:w="1131" w:type="dxa"/>
          </w:tcPr>
          <w:p w14:paraId="1BBCEB3E" w14:textId="77777777" w:rsidR="00AB7EBC" w:rsidRPr="00FE37B8" w:rsidRDefault="00AB7EBC">
            <w:pPr>
              <w:pStyle w:val="Compact"/>
              <w:rPr>
                <w:rFonts w:ascii="Helvetica" w:hAnsi="Helvetica"/>
                <w:sz w:val="18"/>
                <w:szCs w:val="18"/>
              </w:rPr>
            </w:pPr>
          </w:p>
        </w:tc>
        <w:tc>
          <w:tcPr>
            <w:tcW w:w="1131" w:type="dxa"/>
          </w:tcPr>
          <w:p w14:paraId="399961A6"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4C43DE2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1.33</w:t>
            </w:r>
          </w:p>
        </w:tc>
        <w:tc>
          <w:tcPr>
            <w:tcW w:w="1414" w:type="dxa"/>
          </w:tcPr>
          <w:p w14:paraId="62AE734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1.20</w:t>
            </w:r>
          </w:p>
        </w:tc>
        <w:tc>
          <w:tcPr>
            <w:tcW w:w="1414" w:type="dxa"/>
          </w:tcPr>
          <w:p w14:paraId="5989675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−7</w:t>
            </w:r>
          </w:p>
        </w:tc>
        <w:tc>
          <w:tcPr>
            <w:tcW w:w="1414" w:type="dxa"/>
          </w:tcPr>
          <w:p w14:paraId="074DB0A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2.26</w:t>
            </w:r>
          </w:p>
        </w:tc>
      </w:tr>
      <w:tr w:rsidR="003C64F0" w:rsidRPr="00CC2F84" w14:paraId="3FE1D7E5" w14:textId="77777777">
        <w:tc>
          <w:tcPr>
            <w:tcW w:w="1131" w:type="dxa"/>
          </w:tcPr>
          <w:p w14:paraId="740530A4" w14:textId="77777777" w:rsidR="00AB7EBC" w:rsidRPr="00FE37B8" w:rsidRDefault="006B4661">
            <w:pPr>
              <w:pStyle w:val="Compact"/>
              <w:rPr>
                <w:rFonts w:ascii="Helvetica" w:hAnsi="Helvetica"/>
                <w:sz w:val="18"/>
                <w:szCs w:val="18"/>
              </w:rPr>
            </w:pPr>
            <m:oMath>
              <m:r>
                <w:rPr>
                  <w:rFonts w:ascii="Cambria Math" w:hAnsi="Cambria Math"/>
                  <w:sz w:val="18"/>
                  <w:szCs w:val="18"/>
                </w:rPr>
                <m:t>d</m:t>
              </m:r>
            </m:oMath>
            <w:r w:rsidRPr="00FE37B8">
              <w:rPr>
                <w:rFonts w:ascii="Helvetica" w:hAnsi="Helvetica"/>
                <w:sz w:val="18"/>
                <w:szCs w:val="18"/>
              </w:rPr>
              <w:t xml:space="preserve"> = 3</w:t>
            </w:r>
          </w:p>
        </w:tc>
        <w:tc>
          <w:tcPr>
            <w:tcW w:w="1131" w:type="dxa"/>
          </w:tcPr>
          <w:p w14:paraId="062808CE" w14:textId="77777777" w:rsidR="00AB7EBC" w:rsidRPr="00FE37B8" w:rsidRDefault="006B4661">
            <w:pPr>
              <w:pStyle w:val="Compact"/>
              <w:rPr>
                <w:rFonts w:ascii="Helvetica" w:hAnsi="Helvetica"/>
                <w:sz w:val="18"/>
                <w:szCs w:val="18"/>
              </w:rPr>
            </w:pPr>
            <w:r w:rsidRPr="00FE37B8">
              <w:rPr>
                <w:rFonts w:ascii="Helvetica" w:hAnsi="Helvetica"/>
                <w:sz w:val="18"/>
                <w:szCs w:val="18"/>
              </w:rPr>
              <w:t>East</w:t>
            </w:r>
          </w:p>
        </w:tc>
        <w:tc>
          <w:tcPr>
            <w:tcW w:w="1414" w:type="dxa"/>
          </w:tcPr>
          <w:p w14:paraId="48E678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1.42</w:t>
            </w:r>
          </w:p>
        </w:tc>
        <w:tc>
          <w:tcPr>
            <w:tcW w:w="1414" w:type="dxa"/>
          </w:tcPr>
          <w:p w14:paraId="4CAFE39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1.26</w:t>
            </w:r>
          </w:p>
        </w:tc>
        <w:tc>
          <w:tcPr>
            <w:tcW w:w="1414" w:type="dxa"/>
          </w:tcPr>
          <w:p w14:paraId="12BA8C1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w:t>
            </w:r>
          </w:p>
        </w:tc>
        <w:tc>
          <w:tcPr>
            <w:tcW w:w="1414" w:type="dxa"/>
          </w:tcPr>
          <w:p w14:paraId="199D3AB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2.70</w:t>
            </w:r>
          </w:p>
        </w:tc>
      </w:tr>
      <w:tr w:rsidR="003C64F0" w:rsidRPr="00CC2F84" w14:paraId="1B155DD4" w14:textId="77777777">
        <w:tc>
          <w:tcPr>
            <w:tcW w:w="1131" w:type="dxa"/>
          </w:tcPr>
          <w:p w14:paraId="56243120" w14:textId="77777777" w:rsidR="00AB7EBC" w:rsidRPr="00FE37B8" w:rsidRDefault="00AB7EBC">
            <w:pPr>
              <w:pStyle w:val="Compact"/>
              <w:rPr>
                <w:rFonts w:ascii="Helvetica" w:hAnsi="Helvetica"/>
                <w:sz w:val="18"/>
                <w:szCs w:val="18"/>
              </w:rPr>
            </w:pPr>
          </w:p>
        </w:tc>
        <w:tc>
          <w:tcPr>
            <w:tcW w:w="1131" w:type="dxa"/>
          </w:tcPr>
          <w:p w14:paraId="457D76A9" w14:textId="77777777" w:rsidR="00AB7EBC" w:rsidRPr="00FE37B8" w:rsidRDefault="006B4661">
            <w:pPr>
              <w:pStyle w:val="Compact"/>
              <w:rPr>
                <w:rFonts w:ascii="Helvetica" w:hAnsi="Helvetica"/>
                <w:sz w:val="18"/>
                <w:szCs w:val="18"/>
              </w:rPr>
            </w:pPr>
            <w:r w:rsidRPr="00FE37B8">
              <w:rPr>
                <w:rFonts w:ascii="Helvetica" w:hAnsi="Helvetica"/>
                <w:sz w:val="18"/>
                <w:szCs w:val="18"/>
              </w:rPr>
              <w:t>Southeast</w:t>
            </w:r>
          </w:p>
        </w:tc>
        <w:tc>
          <w:tcPr>
            <w:tcW w:w="1414" w:type="dxa"/>
          </w:tcPr>
          <w:p w14:paraId="793E09A8"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1.46</w:t>
            </w:r>
          </w:p>
        </w:tc>
        <w:tc>
          <w:tcPr>
            <w:tcW w:w="1414" w:type="dxa"/>
          </w:tcPr>
          <w:p w14:paraId="5C05712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1.28</w:t>
            </w:r>
          </w:p>
        </w:tc>
        <w:tc>
          <w:tcPr>
            <w:tcW w:w="1414" w:type="dxa"/>
          </w:tcPr>
          <w:p w14:paraId="57D3FB5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w:t>
            </w:r>
          </w:p>
        </w:tc>
        <w:tc>
          <w:tcPr>
            <w:tcW w:w="1414" w:type="dxa"/>
          </w:tcPr>
          <w:p w14:paraId="7A5E9F6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2.88</w:t>
            </w:r>
          </w:p>
        </w:tc>
      </w:tr>
      <w:tr w:rsidR="003C64F0" w:rsidRPr="00CC2F84" w14:paraId="2CDF3300" w14:textId="77777777">
        <w:tc>
          <w:tcPr>
            <w:tcW w:w="1131" w:type="dxa"/>
          </w:tcPr>
          <w:p w14:paraId="1DBD3ECC" w14:textId="77777777" w:rsidR="00AB7EBC" w:rsidRPr="00FE37B8" w:rsidRDefault="00AB7EBC">
            <w:pPr>
              <w:pStyle w:val="Compact"/>
              <w:rPr>
                <w:rFonts w:ascii="Helvetica" w:hAnsi="Helvetica"/>
                <w:sz w:val="18"/>
                <w:szCs w:val="18"/>
              </w:rPr>
            </w:pPr>
          </w:p>
        </w:tc>
        <w:tc>
          <w:tcPr>
            <w:tcW w:w="1131" w:type="dxa"/>
          </w:tcPr>
          <w:p w14:paraId="001ED51B" w14:textId="77777777" w:rsidR="00AB7EBC" w:rsidRPr="00FE37B8" w:rsidRDefault="006B4661">
            <w:pPr>
              <w:pStyle w:val="Compact"/>
              <w:rPr>
                <w:rFonts w:ascii="Helvetica" w:hAnsi="Helvetica"/>
                <w:sz w:val="18"/>
                <w:szCs w:val="18"/>
              </w:rPr>
            </w:pPr>
            <w:r w:rsidRPr="00FE37B8">
              <w:rPr>
                <w:rFonts w:ascii="Helvetica" w:hAnsi="Helvetica"/>
                <w:sz w:val="18"/>
                <w:szCs w:val="18"/>
              </w:rPr>
              <w:t>Midwest</w:t>
            </w:r>
          </w:p>
        </w:tc>
        <w:tc>
          <w:tcPr>
            <w:tcW w:w="1414" w:type="dxa"/>
          </w:tcPr>
          <w:p w14:paraId="39E21AB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1.24</w:t>
            </w:r>
          </w:p>
        </w:tc>
        <w:tc>
          <w:tcPr>
            <w:tcW w:w="1414" w:type="dxa"/>
          </w:tcPr>
          <w:p w14:paraId="3228ABC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1.17</w:t>
            </w:r>
          </w:p>
        </w:tc>
        <w:tc>
          <w:tcPr>
            <w:tcW w:w="1414" w:type="dxa"/>
          </w:tcPr>
          <w:p w14:paraId="5D523DAA"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−6</w:t>
            </w:r>
          </w:p>
        </w:tc>
        <w:tc>
          <w:tcPr>
            <w:tcW w:w="1414" w:type="dxa"/>
          </w:tcPr>
          <w:p w14:paraId="37149D31"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1.77</w:t>
            </w:r>
          </w:p>
        </w:tc>
      </w:tr>
      <w:tr w:rsidR="003C64F0" w:rsidRPr="00CC2F84" w14:paraId="1919B2C8" w14:textId="77777777">
        <w:tc>
          <w:tcPr>
            <w:tcW w:w="1131" w:type="dxa"/>
          </w:tcPr>
          <w:p w14:paraId="09B44472" w14:textId="77777777" w:rsidR="00AB7EBC" w:rsidRPr="00FE37B8" w:rsidRDefault="00AB7EBC">
            <w:pPr>
              <w:pStyle w:val="Compact"/>
              <w:rPr>
                <w:rFonts w:ascii="Helvetica" w:hAnsi="Helvetica"/>
                <w:sz w:val="18"/>
                <w:szCs w:val="18"/>
              </w:rPr>
            </w:pPr>
          </w:p>
        </w:tc>
        <w:tc>
          <w:tcPr>
            <w:tcW w:w="1131" w:type="dxa"/>
          </w:tcPr>
          <w:p w14:paraId="63B27ACA" w14:textId="77777777" w:rsidR="00AB7EBC" w:rsidRPr="00FE37B8" w:rsidRDefault="006B4661">
            <w:pPr>
              <w:pStyle w:val="Compact"/>
              <w:rPr>
                <w:rFonts w:ascii="Helvetica" w:hAnsi="Helvetica"/>
                <w:sz w:val="18"/>
                <w:szCs w:val="18"/>
              </w:rPr>
            </w:pPr>
            <w:r w:rsidRPr="00FE37B8">
              <w:rPr>
                <w:rFonts w:ascii="Helvetica" w:hAnsi="Helvetica"/>
                <w:sz w:val="18"/>
                <w:szCs w:val="18"/>
              </w:rPr>
              <w:t>Southwest</w:t>
            </w:r>
          </w:p>
        </w:tc>
        <w:tc>
          <w:tcPr>
            <w:tcW w:w="1414" w:type="dxa"/>
          </w:tcPr>
          <w:p w14:paraId="511D8C1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1.23</w:t>
            </w:r>
          </w:p>
        </w:tc>
        <w:tc>
          <w:tcPr>
            <w:tcW w:w="1414" w:type="dxa"/>
          </w:tcPr>
          <w:p w14:paraId="75955AF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1.16</w:t>
            </w:r>
          </w:p>
        </w:tc>
        <w:tc>
          <w:tcPr>
            <w:tcW w:w="1414" w:type="dxa"/>
          </w:tcPr>
          <w:p w14:paraId="7DCF065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−5</w:t>
            </w:r>
          </w:p>
        </w:tc>
        <w:tc>
          <w:tcPr>
            <w:tcW w:w="1414" w:type="dxa"/>
          </w:tcPr>
          <w:p w14:paraId="0A347283"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1.79</w:t>
            </w:r>
          </w:p>
        </w:tc>
      </w:tr>
      <w:tr w:rsidR="003C64F0" w:rsidRPr="00CC2F84" w14:paraId="0678516A" w14:textId="77777777">
        <w:tc>
          <w:tcPr>
            <w:tcW w:w="1131" w:type="dxa"/>
          </w:tcPr>
          <w:p w14:paraId="09EC5610" w14:textId="77777777" w:rsidR="00AB7EBC" w:rsidRPr="00FE37B8" w:rsidRDefault="00AB7EBC">
            <w:pPr>
              <w:pStyle w:val="Compact"/>
              <w:rPr>
                <w:rFonts w:ascii="Helvetica" w:hAnsi="Helvetica"/>
                <w:sz w:val="18"/>
                <w:szCs w:val="18"/>
              </w:rPr>
            </w:pPr>
          </w:p>
        </w:tc>
        <w:tc>
          <w:tcPr>
            <w:tcW w:w="1131" w:type="dxa"/>
          </w:tcPr>
          <w:p w14:paraId="4AAE4827" w14:textId="77777777" w:rsidR="00AB7EBC" w:rsidRPr="00FE37B8" w:rsidRDefault="006B4661">
            <w:pPr>
              <w:pStyle w:val="Compact"/>
              <w:rPr>
                <w:rFonts w:ascii="Helvetica" w:hAnsi="Helvetica"/>
                <w:sz w:val="18"/>
                <w:szCs w:val="18"/>
              </w:rPr>
            </w:pPr>
            <w:r w:rsidRPr="00FE37B8">
              <w:rPr>
                <w:rFonts w:ascii="Helvetica" w:hAnsi="Helvetica"/>
                <w:sz w:val="18"/>
                <w:szCs w:val="18"/>
              </w:rPr>
              <w:t>Northwest</w:t>
            </w:r>
          </w:p>
        </w:tc>
        <w:tc>
          <w:tcPr>
            <w:tcW w:w="1414" w:type="dxa"/>
          </w:tcPr>
          <w:p w14:paraId="1B12DDA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1.41</w:t>
            </w:r>
          </w:p>
        </w:tc>
        <w:tc>
          <w:tcPr>
            <w:tcW w:w="1414" w:type="dxa"/>
          </w:tcPr>
          <w:p w14:paraId="3DCF2A10"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1.25</w:t>
            </w:r>
          </w:p>
        </w:tc>
        <w:tc>
          <w:tcPr>
            <w:tcW w:w="1414" w:type="dxa"/>
          </w:tcPr>
          <w:p w14:paraId="4F8D771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−9</w:t>
            </w:r>
          </w:p>
        </w:tc>
        <w:tc>
          <w:tcPr>
            <w:tcW w:w="1414" w:type="dxa"/>
          </w:tcPr>
          <w:p w14:paraId="011E6794"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2.59</w:t>
            </w:r>
          </w:p>
        </w:tc>
      </w:tr>
      <w:tr w:rsidR="003C64F0" w:rsidRPr="00CC2F84" w14:paraId="3630B603" w14:textId="77777777">
        <w:tc>
          <w:tcPr>
            <w:tcW w:w="1131" w:type="dxa"/>
          </w:tcPr>
          <w:p w14:paraId="50D80F46" w14:textId="77777777" w:rsidR="00AB7EBC" w:rsidRPr="00FE37B8" w:rsidRDefault="00AB7EBC">
            <w:pPr>
              <w:pStyle w:val="Compact"/>
              <w:rPr>
                <w:rFonts w:ascii="Helvetica" w:hAnsi="Helvetica"/>
                <w:sz w:val="18"/>
                <w:szCs w:val="18"/>
              </w:rPr>
            </w:pPr>
          </w:p>
        </w:tc>
        <w:tc>
          <w:tcPr>
            <w:tcW w:w="1131" w:type="dxa"/>
          </w:tcPr>
          <w:p w14:paraId="0BCEC584" w14:textId="77777777" w:rsidR="00AB7EBC" w:rsidRPr="00FE37B8" w:rsidRDefault="006B4661">
            <w:pPr>
              <w:pStyle w:val="Compact"/>
              <w:rPr>
                <w:rFonts w:ascii="Helvetica" w:hAnsi="Helvetica"/>
                <w:sz w:val="18"/>
                <w:szCs w:val="18"/>
              </w:rPr>
            </w:pPr>
            <w:r w:rsidRPr="00FE37B8">
              <w:rPr>
                <w:rFonts w:ascii="Helvetica" w:hAnsi="Helvetica"/>
                <w:sz w:val="18"/>
                <w:szCs w:val="18"/>
              </w:rPr>
              <w:t>California</w:t>
            </w:r>
          </w:p>
        </w:tc>
        <w:tc>
          <w:tcPr>
            <w:tcW w:w="1414" w:type="dxa"/>
          </w:tcPr>
          <w:p w14:paraId="167C02F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1.36</w:t>
            </w:r>
          </w:p>
        </w:tc>
        <w:tc>
          <w:tcPr>
            <w:tcW w:w="1414" w:type="dxa"/>
          </w:tcPr>
          <w:p w14:paraId="2E8B79E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1.21</w:t>
            </w:r>
          </w:p>
        </w:tc>
        <w:tc>
          <w:tcPr>
            <w:tcW w:w="1414" w:type="dxa"/>
          </w:tcPr>
          <w:p w14:paraId="37D16705"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−8</w:t>
            </w:r>
          </w:p>
        </w:tc>
        <w:tc>
          <w:tcPr>
            <w:tcW w:w="1414" w:type="dxa"/>
          </w:tcPr>
          <w:p w14:paraId="7769F032"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2.42</w:t>
            </w:r>
          </w:p>
        </w:tc>
      </w:tr>
    </w:tbl>
    <w:p w14:paraId="11890521" w14:textId="77777777" w:rsidR="00C40D09" w:rsidRPr="00CC2F84" w:rsidRDefault="00C40D09">
      <w:pPr>
        <w:pStyle w:val="BodyText"/>
        <w:rPr>
          <w:rFonts w:ascii="Helvetica" w:hAnsi="Helvetica"/>
          <w:b/>
          <w:bCs/>
        </w:rPr>
      </w:pPr>
    </w:p>
    <w:p w14:paraId="3A620157" w14:textId="77777777" w:rsidR="00C40D09" w:rsidRPr="00CC2F84" w:rsidRDefault="00C40D09">
      <w:pPr>
        <w:rPr>
          <w:rFonts w:ascii="Helvetica" w:hAnsi="Helvetica"/>
          <w:b/>
          <w:bCs/>
        </w:rPr>
      </w:pPr>
      <w:r w:rsidRPr="00CC2F84">
        <w:rPr>
          <w:rFonts w:ascii="Helvetica" w:hAnsi="Helvetica"/>
          <w:b/>
          <w:bCs/>
        </w:rPr>
        <w:br w:type="page"/>
      </w:r>
    </w:p>
    <w:p w14:paraId="05C350B5" w14:textId="50968B12" w:rsidR="00AB7EBC" w:rsidRPr="00FE37B8" w:rsidRDefault="006B4661" w:rsidP="00FE37B8">
      <w:pPr>
        <w:pStyle w:val="BodyText"/>
        <w:jc w:val="both"/>
        <w:rPr>
          <w:rFonts w:ascii="Helvetica" w:hAnsi="Helvetica"/>
          <w:sz w:val="20"/>
          <w:szCs w:val="20"/>
        </w:rPr>
      </w:pPr>
      <w:r w:rsidRPr="00FE37B8">
        <w:rPr>
          <w:rFonts w:ascii="Helvetica" w:hAnsi="Helvetica"/>
          <w:b/>
          <w:bCs/>
          <w:sz w:val="20"/>
          <w:szCs w:val="20"/>
        </w:rPr>
        <w:lastRenderedPageBreak/>
        <w:t>Table S5. Estimated harvest-related crop production losses due to epidemic-induced workforce illness.</w:t>
      </w:r>
      <w:r w:rsidRPr="00FE37B8">
        <w:rPr>
          <w:rFonts w:ascii="Helvetica" w:hAnsi="Helvetica"/>
          <w:sz w:val="20"/>
          <w:szCs w:val="20"/>
        </w:rPr>
        <w:t xml:space="preserve"> For each crop, we report the worst-case epidemic peak timing (the day of the year on which the community symptomatic peak would cause the largest production loss), the corresponding maximum production loss as a percentage of total annual production, and the estimated dollar value of that loss based on 2024 California crop values. Values assume half of all infections are sufficiently symptomatic to cause missed work (</w:t>
      </w:r>
      <m:oMath>
        <m:sSub>
          <m:sSubPr>
            <m:ctrlPr>
              <w:rPr>
                <w:rFonts w:ascii="Cambria Math" w:hAnsi="Cambria Math"/>
                <w:sz w:val="20"/>
                <w:szCs w:val="20"/>
              </w:rPr>
            </m:ctrlPr>
          </m:sSubPr>
          <m:e>
            <m:r>
              <w:rPr>
                <w:rFonts w:ascii="Cambria Math" w:hAnsi="Cambria Math"/>
                <w:sz w:val="20"/>
                <w:szCs w:val="20"/>
              </w:rPr>
              <m:t>p</m:t>
            </m:r>
          </m:e>
          <m:sub>
            <m:r>
              <m:rPr>
                <m:nor/>
              </m:rPr>
              <w:rPr>
                <w:rFonts w:ascii="Helvetica" w:hAnsi="Helvetica"/>
                <w:sz w:val="20"/>
                <w:szCs w:val="20"/>
              </w:rPr>
              <m:t>symp</m:t>
            </m:r>
          </m:sub>
        </m:sSub>
        <m:r>
          <m:rPr>
            <m:sty m:val="p"/>
          </m:rPr>
          <w:rPr>
            <w:rFonts w:ascii="Cambria Math" w:hAnsi="Cambria Math"/>
            <w:sz w:val="20"/>
            <w:szCs w:val="20"/>
          </w:rPr>
          <m:t>=</m:t>
        </m:r>
        <m:r>
          <w:rPr>
            <w:rFonts w:ascii="Cambria Math" w:hAnsi="Cambria Math"/>
            <w:sz w:val="20"/>
            <w:szCs w:val="20"/>
          </w:rPr>
          <m:t>0.5</m:t>
        </m:r>
      </m:oMath>
      <w:r w:rsidRPr="00FE37B8">
        <w:rPr>
          <w:rFonts w:ascii="Helvetica" w:hAnsi="Helvetica"/>
          <w:sz w:val="20"/>
          <w:szCs w:val="20"/>
        </w:rPr>
        <w:t>).</w:t>
      </w:r>
    </w:p>
    <w:tbl>
      <w:tblPr>
        <w:tblStyle w:val="Table"/>
        <w:tblW w:w="5000" w:type="pct"/>
        <w:tblLayout w:type="fixed"/>
        <w:tblLook w:val="0020" w:firstRow="1" w:lastRow="0" w:firstColumn="0" w:lastColumn="0" w:noHBand="0" w:noVBand="0"/>
      </w:tblPr>
      <w:tblGrid>
        <w:gridCol w:w="1702"/>
        <w:gridCol w:w="1702"/>
        <w:gridCol w:w="2127"/>
        <w:gridCol w:w="2127"/>
        <w:gridCol w:w="1702"/>
      </w:tblGrid>
      <w:tr w:rsidR="003C64F0" w:rsidRPr="00CC2F84" w14:paraId="7211236D" w14:textId="77777777" w:rsidTr="00AB7EBC">
        <w:trPr>
          <w:cnfStyle w:val="100000000000" w:firstRow="1" w:lastRow="0" w:firstColumn="0" w:lastColumn="0" w:oddVBand="0" w:evenVBand="0" w:oddHBand="0" w:evenHBand="0" w:firstRowFirstColumn="0" w:firstRowLastColumn="0" w:lastRowFirstColumn="0" w:lastRowLastColumn="0"/>
          <w:tblHeader/>
        </w:trPr>
        <w:tc>
          <w:tcPr>
            <w:tcW w:w="1440" w:type="dxa"/>
          </w:tcPr>
          <w:p w14:paraId="30FBEB66" w14:textId="77777777" w:rsidR="00AB7EBC" w:rsidRPr="00FE37B8" w:rsidRDefault="006B4661">
            <w:pPr>
              <w:pStyle w:val="Compact"/>
              <w:rPr>
                <w:rFonts w:ascii="Helvetica" w:hAnsi="Helvetica"/>
                <w:sz w:val="18"/>
                <w:szCs w:val="18"/>
              </w:rPr>
            </w:pPr>
            <w:r w:rsidRPr="00FE37B8">
              <w:rPr>
                <w:rFonts w:ascii="Helvetica" w:hAnsi="Helvetica"/>
                <w:sz w:val="18"/>
                <w:szCs w:val="18"/>
              </w:rPr>
              <w:t>Crop</w:t>
            </w:r>
          </w:p>
        </w:tc>
        <w:tc>
          <w:tcPr>
            <w:tcW w:w="1440" w:type="dxa"/>
          </w:tcPr>
          <w:p w14:paraId="4B827202"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2024 value (USD)</w:t>
            </w:r>
          </w:p>
        </w:tc>
        <w:tc>
          <w:tcPr>
            <w:tcW w:w="1800" w:type="dxa"/>
          </w:tcPr>
          <w:p w14:paraId="665C9B47"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Worst peak day</w:t>
            </w:r>
          </w:p>
        </w:tc>
        <w:tc>
          <w:tcPr>
            <w:tcW w:w="1800" w:type="dxa"/>
          </w:tcPr>
          <w:p w14:paraId="09BDE9DC"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Max loss (%)</w:t>
            </w:r>
          </w:p>
        </w:tc>
        <w:tc>
          <w:tcPr>
            <w:tcW w:w="1440" w:type="dxa"/>
          </w:tcPr>
          <w:p w14:paraId="55C14216"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Max loss (USD)</w:t>
            </w:r>
          </w:p>
        </w:tc>
      </w:tr>
      <w:tr w:rsidR="003C64F0" w:rsidRPr="00CC2F84" w14:paraId="12E93B77" w14:textId="77777777">
        <w:tc>
          <w:tcPr>
            <w:tcW w:w="1440" w:type="dxa"/>
          </w:tcPr>
          <w:p w14:paraId="1688F9D9" w14:textId="77777777" w:rsidR="00AB7EBC" w:rsidRPr="00FE37B8" w:rsidRDefault="006B4661">
            <w:pPr>
              <w:pStyle w:val="Compact"/>
              <w:rPr>
                <w:rFonts w:ascii="Helvetica" w:hAnsi="Helvetica"/>
                <w:sz w:val="18"/>
                <w:szCs w:val="18"/>
              </w:rPr>
            </w:pPr>
            <w:r w:rsidRPr="00FE37B8">
              <w:rPr>
                <w:rFonts w:ascii="Helvetica" w:hAnsi="Helvetica"/>
                <w:sz w:val="18"/>
                <w:szCs w:val="18"/>
              </w:rPr>
              <w:t>Strawberries</w:t>
            </w:r>
          </w:p>
        </w:tc>
        <w:tc>
          <w:tcPr>
            <w:tcW w:w="1440" w:type="dxa"/>
          </w:tcPr>
          <w:p w14:paraId="1FE5A6DE"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$3,456,522,000</w:t>
            </w:r>
          </w:p>
        </w:tc>
        <w:tc>
          <w:tcPr>
            <w:tcW w:w="1800" w:type="dxa"/>
          </w:tcPr>
          <w:p w14:paraId="483F4C7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147</w:t>
            </w:r>
          </w:p>
        </w:tc>
        <w:tc>
          <w:tcPr>
            <w:tcW w:w="1800" w:type="dxa"/>
          </w:tcPr>
          <w:p w14:paraId="3F66604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0.62%</w:t>
            </w:r>
          </w:p>
        </w:tc>
        <w:tc>
          <w:tcPr>
            <w:tcW w:w="1440" w:type="dxa"/>
          </w:tcPr>
          <w:p w14:paraId="558964B4"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$21,511,907</w:t>
            </w:r>
          </w:p>
        </w:tc>
      </w:tr>
      <w:tr w:rsidR="003C64F0" w:rsidRPr="00CC2F84" w14:paraId="2A045695" w14:textId="77777777">
        <w:tc>
          <w:tcPr>
            <w:tcW w:w="1440" w:type="dxa"/>
          </w:tcPr>
          <w:p w14:paraId="189AF131" w14:textId="77777777" w:rsidR="00AB7EBC" w:rsidRPr="00FE37B8" w:rsidRDefault="006B4661">
            <w:pPr>
              <w:pStyle w:val="Compact"/>
              <w:rPr>
                <w:rFonts w:ascii="Helvetica" w:hAnsi="Helvetica"/>
                <w:sz w:val="18"/>
                <w:szCs w:val="18"/>
              </w:rPr>
            </w:pPr>
            <w:r w:rsidRPr="00FE37B8">
              <w:rPr>
                <w:rFonts w:ascii="Helvetica" w:hAnsi="Helvetica"/>
                <w:sz w:val="18"/>
                <w:szCs w:val="18"/>
              </w:rPr>
              <w:t>Iceberg lettuce</w:t>
            </w:r>
          </w:p>
        </w:tc>
        <w:tc>
          <w:tcPr>
            <w:tcW w:w="1440" w:type="dxa"/>
          </w:tcPr>
          <w:p w14:paraId="0B2397AE"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$1,245,105,000</w:t>
            </w:r>
          </w:p>
        </w:tc>
        <w:tc>
          <w:tcPr>
            <w:tcW w:w="1800" w:type="dxa"/>
          </w:tcPr>
          <w:p w14:paraId="6F7EAE7F"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148</w:t>
            </w:r>
          </w:p>
        </w:tc>
        <w:tc>
          <w:tcPr>
            <w:tcW w:w="1800" w:type="dxa"/>
          </w:tcPr>
          <w:p w14:paraId="69F9387E"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0.50%</w:t>
            </w:r>
          </w:p>
        </w:tc>
        <w:tc>
          <w:tcPr>
            <w:tcW w:w="1440" w:type="dxa"/>
          </w:tcPr>
          <w:p w14:paraId="18F92B71"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$6,257,962</w:t>
            </w:r>
          </w:p>
        </w:tc>
      </w:tr>
      <w:tr w:rsidR="003C64F0" w:rsidRPr="00CC2F84" w14:paraId="746509D4" w14:textId="77777777">
        <w:tc>
          <w:tcPr>
            <w:tcW w:w="1440" w:type="dxa"/>
          </w:tcPr>
          <w:p w14:paraId="037A6561" w14:textId="77777777" w:rsidR="00AB7EBC" w:rsidRPr="00FE37B8" w:rsidRDefault="006B4661">
            <w:pPr>
              <w:pStyle w:val="Compact"/>
              <w:rPr>
                <w:rFonts w:ascii="Helvetica" w:hAnsi="Helvetica"/>
                <w:sz w:val="18"/>
                <w:szCs w:val="18"/>
              </w:rPr>
            </w:pPr>
            <w:r w:rsidRPr="00FE37B8">
              <w:rPr>
                <w:rFonts w:ascii="Helvetica" w:hAnsi="Helvetica"/>
                <w:sz w:val="18"/>
                <w:szCs w:val="18"/>
              </w:rPr>
              <w:t>Oranges</w:t>
            </w:r>
          </w:p>
        </w:tc>
        <w:tc>
          <w:tcPr>
            <w:tcW w:w="1440" w:type="dxa"/>
          </w:tcPr>
          <w:p w14:paraId="098FE626"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$852,507,000</w:t>
            </w:r>
          </w:p>
        </w:tc>
        <w:tc>
          <w:tcPr>
            <w:tcW w:w="1800" w:type="dxa"/>
          </w:tcPr>
          <w:p w14:paraId="707D0436"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29</w:t>
            </w:r>
          </w:p>
        </w:tc>
        <w:tc>
          <w:tcPr>
            <w:tcW w:w="1800" w:type="dxa"/>
          </w:tcPr>
          <w:p w14:paraId="0717859B" w14:textId="77777777" w:rsidR="00AB7EBC" w:rsidRPr="00FE37B8" w:rsidRDefault="006B4661">
            <w:pPr>
              <w:pStyle w:val="Compact"/>
              <w:jc w:val="center"/>
              <w:rPr>
                <w:rFonts w:ascii="Helvetica" w:hAnsi="Helvetica"/>
                <w:sz w:val="18"/>
                <w:szCs w:val="18"/>
              </w:rPr>
            </w:pPr>
            <w:r w:rsidRPr="00FE37B8">
              <w:rPr>
                <w:rFonts w:ascii="Helvetica" w:hAnsi="Helvetica"/>
                <w:sz w:val="18"/>
                <w:szCs w:val="18"/>
              </w:rPr>
              <w:t>0.50%</w:t>
            </w:r>
          </w:p>
        </w:tc>
        <w:tc>
          <w:tcPr>
            <w:tcW w:w="1440" w:type="dxa"/>
          </w:tcPr>
          <w:p w14:paraId="2C6D33B2" w14:textId="77777777" w:rsidR="00AB7EBC" w:rsidRPr="00FE37B8" w:rsidRDefault="006B4661">
            <w:pPr>
              <w:pStyle w:val="Compact"/>
              <w:jc w:val="right"/>
              <w:rPr>
                <w:rFonts w:ascii="Helvetica" w:hAnsi="Helvetica"/>
                <w:sz w:val="18"/>
                <w:szCs w:val="18"/>
              </w:rPr>
            </w:pPr>
            <w:r w:rsidRPr="00FE37B8">
              <w:rPr>
                <w:rFonts w:ascii="Helvetica" w:hAnsi="Helvetica"/>
                <w:sz w:val="18"/>
                <w:szCs w:val="18"/>
              </w:rPr>
              <w:t>$4,275,115</w:t>
            </w:r>
          </w:p>
        </w:tc>
      </w:tr>
      <w:bookmarkEnd w:id="0"/>
      <w:bookmarkEnd w:id="92"/>
      <w:bookmarkEnd w:id="108"/>
    </w:tbl>
    <w:p w14:paraId="633705DF" w14:textId="77777777" w:rsidR="00056704" w:rsidRPr="00CC2F84" w:rsidRDefault="00056704">
      <w:pPr>
        <w:rPr>
          <w:rFonts w:ascii="Helvetica" w:hAnsi="Helvetica"/>
        </w:rPr>
      </w:pPr>
    </w:p>
    <w:sectPr w:rsidR="00056704" w:rsidRPr="00CC2F8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uis de Pablo" w:date="2026-03-06T15:16:00Z" w:initials="LP">
    <w:p w14:paraId="74F786A6" w14:textId="2D353E87" w:rsidR="007015F9" w:rsidRDefault="00000000">
      <w:pPr>
        <w:pStyle w:val="CommentText"/>
      </w:pPr>
      <w:r>
        <w:rPr>
          <w:rStyle w:val="CommentReference"/>
        </w:rPr>
        <w:annotationRef/>
      </w:r>
      <w:r w:rsidRPr="15E8E153">
        <w:t xml:space="preserve">The introduction is very clear and easy to read! I like the flow of ideas. I have just a couple thoughts on things that could be added. </w:t>
      </w:r>
    </w:p>
    <w:p w14:paraId="7DDD2FAE" w14:textId="53CA4AAB" w:rsidR="007015F9" w:rsidRDefault="007015F9">
      <w:pPr>
        <w:pStyle w:val="CommentText"/>
      </w:pPr>
    </w:p>
    <w:p w14:paraId="21EFFA9A" w14:textId="4F7E990A" w:rsidR="007015F9" w:rsidRDefault="00000000">
      <w:pPr>
        <w:pStyle w:val="CommentText"/>
      </w:pPr>
      <w:r w:rsidRPr="1C87016C">
        <w:t>First, I think the intrinsic value (not sure if this is the right word for this) of the health of the agricultural workforce could be hinted at a bit more in the introduction. I think the second and third paragraphs start to get at that, but there's nothing explicit about this point. The paper is primarily focused on the instrumental value of agricultural workers to the food supply and by proxy the economy and the health of the general population, so I don't think this needs to be a major point. But, I think including a nod to the intrinsic value of people's health earlier in the introduction might make the paper come across more compassionately.</w:t>
      </w:r>
    </w:p>
    <w:p w14:paraId="2AE18D72" w14:textId="3B74914D" w:rsidR="007015F9" w:rsidRDefault="007015F9">
      <w:pPr>
        <w:pStyle w:val="CommentText"/>
      </w:pPr>
    </w:p>
    <w:p w14:paraId="1380FBE5" w14:textId="6A2396BA" w:rsidR="007015F9" w:rsidRDefault="00000000">
      <w:pPr>
        <w:pStyle w:val="CommentText"/>
      </w:pPr>
      <w:r w:rsidRPr="316672F4">
        <w:t>Second, I think the interactive tool could be highlighted a bit more. There's a lot to look at there, and I think that should be highlighted somewhere in the paper. For example, I don't think it's stated anywhere (unless I missed it) that there are many more crops available in the tool than are discussed in the paper. This is a major contribution and adds to the generalizability of the study, and readers might miss it if they are just skimming the paper. I think just a sentence describing what the tool is somewhere in the last paragraph would be sufficient.</w:t>
      </w:r>
    </w:p>
    <w:p w14:paraId="2635F3DB" w14:textId="72BCDCF9" w:rsidR="007015F9" w:rsidRDefault="00000000">
      <w:pPr>
        <w:pStyle w:val="CommentText"/>
      </w:pPr>
      <w:r w:rsidRPr="12FE739F">
        <w:t>Great work!</w:t>
      </w:r>
    </w:p>
  </w:comment>
  <w:comment w:id="3" w:author="Naia Ormaza Zulueta" w:date="2026-02-26T19:00:00Z" w:initials="OZN">
    <w:p w14:paraId="13714425" w14:textId="77777777" w:rsidR="006E2B93" w:rsidRDefault="006E2B93" w:rsidP="006E2B93">
      <w:r>
        <w:rPr>
          <w:rStyle w:val="CommentReference"/>
        </w:rPr>
        <w:annotationRef/>
      </w:r>
      <w:r>
        <w:rPr>
          <w:sz w:val="20"/>
          <w:szCs w:val="20"/>
        </w:rPr>
        <w:t>So, upfront: the introduction reads really well. It was all very clear to me, well-structured, and super well referenced. The narrative arc from COVID-19 disruptions, to worker vulnerabilities, to. surveillance challenges, to modeling need flowed naturally, Stephen. What follows here are just a few thoughts from the perspective of someone outside this specific field (things I'd gently flag if I were reviewing the paper, but none of them are major concerns at all)</w:t>
      </w:r>
    </w:p>
    <w:p w14:paraId="7B4FFCF4" w14:textId="77777777" w:rsidR="006E2B93" w:rsidRDefault="006E2B93" w:rsidP="006E2B93">
      <w:r>
        <w:rPr>
          <w:sz w:val="20"/>
          <w:szCs w:val="20"/>
        </w:rPr>
        <w:t>1.The informal/undocumented workforce. This is alluded when mentioning workers who are "undocumented or on temporary visas" in the surveillance paragraph, but it might be worth being a bit more direct about the scale of it (I got a similar comment in my paper of ag workforce from two of the reviewers), a large share of the U.S. agricultural workforce is informal or undocumented, and that's central to so many of the vulnerabilities that are described here (no insurance, employer-tied housing, reluctance to seek care). It also has implications for how complete the ACS and NAWS data can really be, which a reviewer might ask about. Even a sentence or two making this more explicit could work?</w:t>
      </w:r>
    </w:p>
    <w:p w14:paraId="46A821B7" w14:textId="77777777" w:rsidR="006E2B93" w:rsidRDefault="006E2B93" w:rsidP="006E2B93">
      <w:r>
        <w:rPr>
          <w:sz w:val="20"/>
          <w:szCs w:val="20"/>
        </w:rPr>
        <w:t>2.Situating the work relative to existing models. The part "we currently lack quantitative frameworks", super true, but a reviewer might push back by pointing to a few adjacent efforts? I did a search this morning and found some examples that might not be 100% relatable, but just in case: for instance, there's a recent agent-based model of COVID-19 transmission in food production facilities (PMC12022078), some essential-worker disease modeling work (e.g., Kaplan et al., PLOS ONE 2020), and retrospective analyses linking farmworker illness to output losses. Maybe briefly nodding to that work and then sharpening what makes this contribution distinct, so, a generalizable, population-level, household-structured framework that works prospectively for novel respiratory pathogens, not just retrospectively for COVID-19. That could make the gap claim feel bulletproof?</w:t>
      </w:r>
    </w:p>
    <w:p w14:paraId="3B2233BC" w14:textId="77777777" w:rsidR="006E2B93" w:rsidRDefault="006E2B93" w:rsidP="006E2B93">
      <w:r>
        <w:rPr>
          <w:sz w:val="20"/>
          <w:szCs w:val="20"/>
        </w:rPr>
        <w:t xml:space="preserve">3.Workplace and occupational transmission. The focus on household crowding as the key driver made a lot of sense to me when you first introduced me the topic, given the model design, and it's well-supported by the literature that you cite here. That said, I think readers could naturally wonder, as I did, about the occupational side (shared transport, close-quarters fieldwork, communal facilities). A brief mention that the model intentionally zeroes in on household structure as one well-documented dimension, with workplace transmission as a natural direction for future work, would help manage expectations upfront, but again, this is just a suggestion with an eye of an “outsider”. </w:t>
      </w:r>
    </w:p>
    <w:p w14:paraId="2A278D5D" w14:textId="77777777" w:rsidR="006E2B93" w:rsidRDefault="006E2B93" w:rsidP="006E2B93">
      <w:r>
        <w:rPr>
          <w:sz w:val="20"/>
          <w:szCs w:val="20"/>
        </w:rPr>
        <w:t>4.Broader pathogen framing. The title does say "respiratory illness outbreaks" broadly, but the introduction leans heavily on COVID-19 and influenza. Given everything happening with H5N1 avian influenza right now for example, even a passing mention could make the paper feel more timely, right? and broaden its appeal. It wouldn't require changing anything in the model, just that broader mention.</w:t>
      </w:r>
    </w:p>
    <w:p w14:paraId="4A66E900" w14:textId="77777777" w:rsidR="006E2B93" w:rsidRDefault="006E2B93" w:rsidP="006E2B93">
      <w:r>
        <w:rPr>
          <w:sz w:val="20"/>
          <w:szCs w:val="20"/>
        </w:rPr>
        <w:t>5.Vaccination access. Super nice job laying out healthcare access barriers and chronic conditions, but vaccination uptake is another piece of that puzzle, esp in the US, right? it was notably lower among farmworkers during COVID-19? Not totally sure, maybe teammates can check. Since the model assumes a fully susceptible population, briefly mentioning vaccination disparities could actually help motivate that modeling choice?</w:t>
      </w:r>
    </w:p>
    <w:p w14:paraId="69057206" w14:textId="77777777" w:rsidR="006E2B93" w:rsidRDefault="006E2B93" w:rsidP="006E2B93">
      <w:r>
        <w:rPr>
          <w:sz w:val="20"/>
          <w:szCs w:val="20"/>
        </w:rPr>
        <w:t>6.Setting up the crop selection. The jump to strawberries, lettuce, and oranges in the final paragraph felt slightly abrupt to me on first read. I think a sentence somewhere earlier distinguishing labor-intensive (hand-harvested) crops from mechanized agriculture would prime the reader for why these specific crops are the right test cases.</w:t>
      </w:r>
    </w:p>
    <w:p w14:paraId="10F445E5" w14:textId="77777777" w:rsidR="006E2B93" w:rsidRDefault="006E2B93" w:rsidP="006E2B93">
      <w:r>
        <w:rPr>
          <w:sz w:val="20"/>
          <w:szCs w:val="20"/>
        </w:rPr>
        <w:t> </w:t>
      </w:r>
    </w:p>
    <w:p w14:paraId="654FE4E6" w14:textId="77777777" w:rsidR="006E2B93" w:rsidRDefault="006E2B93" w:rsidP="006E2B93"/>
  </w:comment>
  <w:comment w:id="4" w:author="Stephen Kissler" w:date="2026-02-28T16:01:00Z" w:initials="SK">
    <w:p w14:paraId="0E24DD6F" w14:textId="3978E324" w:rsidR="00F53651" w:rsidRDefault="00F53651">
      <w:pPr>
        <w:pStyle w:val="CommentText"/>
      </w:pPr>
      <w:r>
        <w:rPr>
          <w:rStyle w:val="CommentReference"/>
        </w:rPr>
        <w:annotationRef/>
      </w:r>
      <w:r w:rsidRPr="4815B868">
        <w:t xml:space="preserve">All this is SUPER helpful -- I'll work on incorporating some additional points based on your suggestions! </w:t>
      </w:r>
    </w:p>
  </w:comment>
  <w:comment w:id="6" w:author="Katherine Bardsley" w:date="2026-02-27T09:14:00Z" w:initials="KB">
    <w:p w14:paraId="6768E0C7" w14:textId="77777777" w:rsidR="00752B45" w:rsidRDefault="00F477F7" w:rsidP="00752B45">
      <w:pPr>
        <w:pStyle w:val="CommentText"/>
      </w:pPr>
      <w:r>
        <w:rPr>
          <w:rStyle w:val="CommentReference"/>
        </w:rPr>
        <w:annotationRef/>
      </w:r>
      <w:r w:rsidR="00752B45">
        <w:t>I’m conflicted about whether this part feels like it fits. It does address the point of respiratory disease leading to disruption of the food supply chain, but it doesn’t directly relate to the labor-driven impacts that are the focus here, so I’m not sure if it is critical for the setup here?</w:t>
      </w:r>
    </w:p>
  </w:comment>
  <w:comment w:id="7" w:author="Stephen Kissler" w:date="2026-02-28T16:02:00Z" w:initials="SK">
    <w:p w14:paraId="0F7DE20E" w14:textId="1F153752" w:rsidR="00F53651" w:rsidRDefault="00F53651">
      <w:pPr>
        <w:pStyle w:val="CommentText"/>
      </w:pPr>
      <w:r>
        <w:rPr>
          <w:rStyle w:val="CommentReference"/>
        </w:rPr>
        <w:annotationRef/>
      </w:r>
      <w:r w:rsidRPr="3BD5D8BC">
        <w:t xml:space="preserve">Good point -- I'll re-visit this as I revise the intro, and may well cut it. </w:t>
      </w:r>
    </w:p>
  </w:comment>
  <w:comment w:id="12" w:author="Guest User" w:date="2026-03-06T14:56:00Z" w:initials="GU">
    <w:p w14:paraId="73823ECA" w14:textId="07116A63" w:rsidR="007015F9" w:rsidRDefault="00000000">
      <w:pPr>
        <w:pStyle w:val="CommentText"/>
      </w:pPr>
      <w:r>
        <w:rPr>
          <w:rStyle w:val="CommentReference"/>
        </w:rPr>
        <w:annotationRef/>
      </w:r>
      <w:r w:rsidRPr="0CE3D9E7">
        <w:t>But there are other crops in the tool right? Do they use the same data? Maybe throw in a sentence here with something like "Data for ___ additional crops was obtained and included in the interactive tool."</w:t>
      </w:r>
    </w:p>
  </w:comment>
  <w:comment w:id="13" w:author="Guest User" w:date="2026-03-06T15:06:00Z" w:initials="GU">
    <w:p w14:paraId="325EC477" w14:textId="0FAB8173" w:rsidR="007015F9" w:rsidRDefault="00000000">
      <w:pPr>
        <w:pStyle w:val="CommentText"/>
      </w:pPr>
      <w:r>
        <w:rPr>
          <w:rStyle w:val="CommentReference"/>
        </w:rPr>
        <w:annotationRef/>
      </w:r>
      <w:r w:rsidRPr="2CDEB9EF">
        <w:t>Reviewers may want to know a bit more about why these crops were selected. We could consider adding a sentence here, though it might be worth leaving some low hanging fruit for reviewers to focus on.</w:t>
      </w:r>
    </w:p>
  </w:comment>
  <w:comment w:id="14" w:author="Katherine Bardsley" w:date="2026-02-27T09:30:00Z" w:initials="KB">
    <w:p w14:paraId="5FD28FCB" w14:textId="77777777" w:rsidR="00CC53A0" w:rsidRDefault="00CC53A0" w:rsidP="00CC53A0">
      <w:pPr>
        <w:pStyle w:val="CommentText"/>
      </w:pPr>
      <w:r>
        <w:rPr>
          <w:rStyle w:val="CommentReference"/>
        </w:rPr>
        <w:annotationRef/>
      </w:r>
      <w:r>
        <w:t>I think we need to justify/make clear the California focus (either here or in the intro) before we suddenly talk about subsetting the data to California. (I think it is a natural thing to do, it just feels abrupt as written.)</w:t>
      </w:r>
    </w:p>
  </w:comment>
  <w:comment w:id="15" w:author="Emma Keppler" w:date="2026-03-02T11:24:00Z" w:initials="EK">
    <w:p w14:paraId="2CAE9A90" w14:textId="67020430" w:rsidR="00F53651" w:rsidRDefault="00F53651">
      <w:pPr>
        <w:pStyle w:val="CommentText"/>
      </w:pPr>
      <w:r>
        <w:rPr>
          <w:rStyle w:val="CommentReference"/>
        </w:rPr>
        <w:annotationRef/>
      </w:r>
      <w:r w:rsidRPr="4C77A94E">
        <w:t>I agree I think the discussion of California specifically should be included early on in the into. Even in the first paragraph when you discuss covid-19 economic loss if there are specific numbers for California that can show a high percentage of that loss came out of California that would be clear from the beginning you are looking at California Alternatively, The last paragraph of the intro, where you first mention California, could go into greater detail and describe how much California contributes overall to US agricultural production of these crops or the total migrant workforce.</w:t>
      </w:r>
    </w:p>
  </w:comment>
  <w:comment w:id="16" w:author="Guest User" w:date="2026-03-06T14:43:00Z" w:initials="GU">
    <w:p w14:paraId="175760EE" w14:textId="4E6883C8" w:rsidR="007015F9" w:rsidRDefault="00000000">
      <w:pPr>
        <w:pStyle w:val="CommentText"/>
      </w:pPr>
      <w:r>
        <w:rPr>
          <w:rStyle w:val="CommentReference"/>
        </w:rPr>
        <w:annotationRef/>
      </w:r>
      <w:r w:rsidRPr="33A9908F">
        <w:t>+1</w:t>
      </w:r>
    </w:p>
  </w:comment>
  <w:comment w:id="17" w:author="Katherine Bardsley" w:date="2026-02-27T09:35:00Z" w:initials="KB">
    <w:p w14:paraId="315C1514" w14:textId="77777777" w:rsidR="00FF5A2B" w:rsidRDefault="00FF5A2B" w:rsidP="00FF5A2B">
      <w:pPr>
        <w:pStyle w:val="CommentText"/>
      </w:pPr>
      <w:r>
        <w:rPr>
          <w:rStyle w:val="CommentReference"/>
        </w:rPr>
        <w:annotationRef/>
      </w:r>
      <w:r>
        <w:t>Maybe add a clause at the end here to justify why this was done or what was found. When I read this, I felt like I needed to go to the SI to understand this part and I think it would be helpful if the reader didn’t feel that was necessary.</w:t>
      </w:r>
    </w:p>
  </w:comment>
  <w:comment w:id="18" w:author="Katherine Bardsley" w:date="2026-02-27T09:41:00Z" w:initials="KB">
    <w:p w14:paraId="51BD34EB" w14:textId="77777777" w:rsidR="008A2FDA" w:rsidRDefault="008A2FDA" w:rsidP="008A2FDA">
      <w:pPr>
        <w:pStyle w:val="CommentText"/>
      </w:pPr>
      <w:r>
        <w:rPr>
          <w:rStyle w:val="CommentReference"/>
        </w:rPr>
        <w:annotationRef/>
      </w:r>
      <w:r>
        <w:t>For example, perhaps add: “, confirming that the crop movement data provide a reasonable proxy for seasonal harvest patterns.”</w:t>
      </w:r>
    </w:p>
  </w:comment>
  <w:comment w:id="19" w:author="Stephen Kissler" w:date="2026-02-28T16:05:00Z" w:initials="SK">
    <w:p w14:paraId="61F8DBC0" w14:textId="7D9598DA" w:rsidR="00F53651" w:rsidRDefault="00F53651">
      <w:pPr>
        <w:pStyle w:val="CommentText"/>
      </w:pPr>
      <w:r>
        <w:rPr>
          <w:rStyle w:val="CommentReference"/>
        </w:rPr>
        <w:annotationRef/>
      </w:r>
      <w:r w:rsidRPr="69254A35">
        <w:t xml:space="preserve">Nice -- I've added this. </w:t>
      </w:r>
    </w:p>
  </w:comment>
  <w:comment w:id="20" w:author="Emma Keppler" w:date="2026-03-02T12:07:00Z" w:initials="EK">
    <w:p w14:paraId="4D9B19A1" w14:textId="47949D39" w:rsidR="00F53651" w:rsidRDefault="00F53651">
      <w:pPr>
        <w:pStyle w:val="CommentText"/>
      </w:pPr>
      <w:r>
        <w:rPr>
          <w:rStyle w:val="CommentReference"/>
        </w:rPr>
        <w:annotationRef/>
      </w:r>
      <w:r w:rsidRPr="2E8F3DD2">
        <w:t>small thing, but you use "lettuce", "iceburg lettuce", and "head lettuce" in just the intro and methods. I know they are referring all to the same thing but it would be helpful if it was kept consistent</w:t>
      </w:r>
    </w:p>
  </w:comment>
  <w:comment w:id="23" w:author="Naia Ormaza Zulueta" w:date="2026-02-27T09:27:00Z" w:initials="OZN">
    <w:p w14:paraId="1D202717" w14:textId="77777777" w:rsidR="00260729" w:rsidRDefault="00260729" w:rsidP="00260729">
      <w:r>
        <w:rPr>
          <w:rStyle w:val="CommentReference"/>
        </w:rPr>
        <w:annotationRef/>
      </w:r>
      <w:r>
        <w:rPr>
          <w:sz w:val="20"/>
          <w:szCs w:val="20"/>
        </w:rPr>
        <w:t xml:space="preserve">Agricultural workers make up… ~1–2% (?) of the regional population, which is a pretty small group. In my experience with env systems modeling, when you have a small compartment in a deterministic model, stochastic effects that a continuous approximation smooths over (ie, random fade-out, timing variability) can matter quite a bit. I imagine the same can be true in epidemiology. I suspect deterministic models are standard for this kind of comparison (as in other fields), but I was wondering whether a stochastic version might produce somewhat different results for the time-to-peak and peak prevalence comparisons, where the exact trajectory shape matters. And if it’d be possible to just suggest what that might look like for a curious reviewer. </w:t>
      </w:r>
    </w:p>
  </w:comment>
  <w:comment w:id="24" w:author="Stephen Kissler" w:date="2026-02-28T16:06:00Z" w:initials="SK">
    <w:p w14:paraId="5C48CC97" w14:textId="799F3B7A" w:rsidR="00F53651" w:rsidRDefault="00F53651">
      <w:pPr>
        <w:pStyle w:val="CommentText"/>
      </w:pPr>
      <w:r>
        <w:rPr>
          <w:rStyle w:val="CommentReference"/>
        </w:rPr>
        <w:annotationRef/>
      </w:r>
      <w:r w:rsidRPr="28589021">
        <w:t xml:space="preserve">Great point. I'm hopeful that, since the main analysis is at the regional level, even 1-2% of the population is enough people to justify using a deterministic model, but this is definitely something we should address. For now, I'll mention this in the Discussion, but we can consider including something here, too. </w:t>
      </w:r>
    </w:p>
  </w:comment>
  <w:comment w:id="25" w:author="Naia Ormaza Zulueta" w:date="2026-02-27T09:15:00Z" w:initials="OZN">
    <w:p w14:paraId="37877621" w14:textId="77777777" w:rsidR="002856C8" w:rsidRDefault="002856C8" w:rsidP="002856C8">
      <w:r>
        <w:rPr>
          <w:rStyle w:val="CommentReference"/>
        </w:rPr>
        <w:annotationRef/>
      </w:r>
      <w:r>
        <w:rPr>
          <w:sz w:val="20"/>
          <w:szCs w:val="20"/>
        </w:rPr>
        <w:t>I found myself pausing here for a bit. Agricultural worker households tend to be larger and often can contain multiple workers, right? So the actual number of agricultural worker households might be smaller than the worker share would suggest? Since the household is the fundamental unit of the model, and this mapping feeds into everything downstream it might be worth a sentence or two just clarifying this as a simplification and giving the reader a sense of which direction any bias might go</w:t>
      </w:r>
    </w:p>
  </w:comment>
  <w:comment w:id="26" w:author="Stephen Kissler" w:date="2026-02-28T16:12:00Z" w:initials="SK">
    <w:p w14:paraId="6B0C4436" w14:textId="0F146CBB" w:rsidR="00F53651" w:rsidRDefault="00F53651">
      <w:pPr>
        <w:pStyle w:val="CommentText"/>
      </w:pPr>
      <w:r>
        <w:rPr>
          <w:rStyle w:val="CommentReference"/>
        </w:rPr>
        <w:annotationRef/>
      </w:r>
      <w:r w:rsidRPr="118C9572">
        <w:t xml:space="preserve">Good catch -- this might be worth a brief additional sensitivity analysis. Since the relative population sizes only enter into the model via the mixing matrix, this might impact how the assortativity parameter </w:t>
      </w:r>
      <w:r w:rsidRPr="7C014192">
        <w:rPr>
          <w:i/>
          <w:iCs/>
        </w:rPr>
        <w:t>η</w:t>
      </w:r>
      <w:r w:rsidRPr="70A89FEF">
        <w:t xml:space="preserve"> plays into the findings. The disease dynamics in the general community are basically unaffected by what happens in the agricultural workforce, since the agricultural workforce is so much smaller; while fewer agricultural households would (I think) make the disease dynamics among agricultural workers more similar to the general population for a given value of </w:t>
      </w:r>
      <w:r w:rsidRPr="49FBC305">
        <w:rPr>
          <w:i/>
          <w:iCs/>
        </w:rPr>
        <w:t>η</w:t>
      </w:r>
      <w:r w:rsidRPr="521C2303">
        <w:t xml:space="preserve">. I'll check! </w:t>
      </w:r>
    </w:p>
  </w:comment>
  <w:comment w:id="27" w:author="Katherine Bardsley" w:date="2026-02-27T09:52:00Z" w:initials="KB">
    <w:p w14:paraId="4DE24167" w14:textId="77777777" w:rsidR="00E56AAA" w:rsidRDefault="00E56AAA" w:rsidP="00E56AAA">
      <w:pPr>
        <w:pStyle w:val="CommentText"/>
      </w:pPr>
      <w:r>
        <w:rPr>
          <w:rStyle w:val="CommentReference"/>
        </w:rPr>
        <w:annotationRef/>
      </w:r>
      <w:r>
        <w:t>I think I’m missing something here, which is almost definitely just the result of my own confusion. If this is quantifying community mixing in the way that I think it is, why are mAC and mCA different values?</w:t>
      </w:r>
    </w:p>
  </w:comment>
  <w:comment w:id="28" w:author="Katherine Bardsley" w:date="2026-02-27T10:19:00Z" w:initials="KB">
    <w:p w14:paraId="1BBE9474" w14:textId="77777777" w:rsidR="001A6932" w:rsidRDefault="00BE296C" w:rsidP="001A6932">
      <w:pPr>
        <w:pStyle w:val="CommentText"/>
      </w:pPr>
      <w:r>
        <w:rPr>
          <w:rStyle w:val="CommentReference"/>
        </w:rPr>
        <w:annotationRef/>
      </w:r>
      <w:r w:rsidR="001A6932">
        <w:t>Update: this part of things now makes sense to me, but it took me a really long time to unpack what was going on here</w:t>
      </w:r>
    </w:p>
  </w:comment>
  <w:comment w:id="29" w:author="Katherine Bardsley" w:date="2026-02-27T10:24:00Z" w:initials="KB">
    <w:p w14:paraId="4F9D91D7" w14:textId="77777777" w:rsidR="000D5E05" w:rsidRDefault="000D5E05" w:rsidP="000D5E05">
      <w:pPr>
        <w:pStyle w:val="CommentText"/>
      </w:pPr>
      <w:r>
        <w:rPr>
          <w:rStyle w:val="CommentReference"/>
        </w:rPr>
        <w:annotationRef/>
      </w:r>
      <w:r>
        <w:t>I’m assuming the order of the variables in the mixing matrix (i.e., mAC vs. mCA) and what that means is just a standard way that’s done? Because that is part of what mixed me up here, so it could be worth VERY briefly explaining if we think it is something we may not expect the reader to know. But if the reader should know that, don’t worry about it.</w:t>
      </w:r>
    </w:p>
  </w:comment>
  <w:comment w:id="30" w:author="Stephen Kissler" w:date="2026-02-28T16:13:00Z" w:initials="SK">
    <w:p w14:paraId="23909C2E" w14:textId="7BE705ED" w:rsidR="00F53651" w:rsidRDefault="00F53651">
      <w:pPr>
        <w:pStyle w:val="CommentText"/>
      </w:pPr>
      <w:r>
        <w:rPr>
          <w:rStyle w:val="CommentReference"/>
        </w:rPr>
        <w:annotationRef/>
      </w:r>
      <w:r w:rsidRPr="7D55F841">
        <w:t xml:space="preserve">This is helpful -- yes, this is a standard way of modeling assortative mixing in quantitative epi, but since this will likely get read by people outside that narrow field, some additional explanations and citations are probably warranted here. </w:t>
      </w:r>
    </w:p>
  </w:comment>
  <w:comment w:id="32" w:author="Naia Ormaza Zulueta" w:date="2026-02-27T15:15:00Z" w:initials="OZN">
    <w:p w14:paraId="01E3BD9E" w14:textId="77777777" w:rsidR="002F759C" w:rsidRDefault="00544FAF" w:rsidP="002F759C">
      <w:r>
        <w:rPr>
          <w:rStyle w:val="CommentReference"/>
        </w:rPr>
        <w:annotationRef/>
      </w:r>
      <w:r w:rsidR="002F759C">
        <w:rPr>
          <w:sz w:val="20"/>
          <w:szCs w:val="20"/>
        </w:rPr>
        <w:t>liked to Katherine's comment below, since the paper positions itself as a general framework for respiratory outbreaks, I found myself wondering too: would the results look different for a pathogen with a longer infectious period? I saw tht COVID-19 is often cited as having an infectious period of roughly 8-10 days. From what I understand, a longer infectious period with the same R_0 should produce a slower, flatter epidemic curve, right? and I'd imagine that interacts differently with the seasonal harvest windows. The sensitivity analyses on R_0 are super thorough, but \gamma stays fixed throughout, so I thought eeven a brief comment about how this might matter could be interesting (maybe it's not done bc it's not really interesting to do so, in that case, ignore my comment :) )</w:t>
      </w:r>
    </w:p>
  </w:comment>
  <w:comment w:id="33" w:author="Stephen Kissler" w:date="2026-02-28T16:17:00Z" w:initials="SK">
    <w:p w14:paraId="1FA9B4E3" w14:textId="11D0C616" w:rsidR="00F53651" w:rsidRDefault="00F53651">
      <w:pPr>
        <w:pStyle w:val="CommentText"/>
      </w:pPr>
      <w:r>
        <w:rPr>
          <w:rStyle w:val="CommentReference"/>
        </w:rPr>
        <w:annotationRef/>
      </w:r>
      <w:r w:rsidRPr="33B55D7E">
        <w:t xml:space="preserve">Yeah this is an important point. I mostly kept it fixed to avoid having to do </w:t>
      </w:r>
      <w:r w:rsidRPr="4F4CA1B6">
        <w:rPr>
          <w:i/>
          <w:iCs/>
        </w:rPr>
        <w:t>too</w:t>
      </w:r>
      <w:r w:rsidRPr="7309FBC3">
        <w:t xml:space="preserve"> many additional sensitivity analyses, but you're right that this might actually have an interesting and important impact on how the epidemic interacts with harvest windows. Let me mull this over and decide whether it's worth generating a full sensitivity analysis or just hand-waving about what the expected impact would be... (Since gamma determines tau, which in turn determines beta, changing gamma requires fully re-calibrating and re-parameterizing the model, so it's a bit bigger lift than the other sensitivity analyses; but I think could be done without too much trouble) </w:t>
      </w:r>
    </w:p>
  </w:comment>
  <w:comment w:id="34" w:author="Katherine Bardsley" w:date="2026-02-27T10:34:00Z" w:initials="KB">
    <w:p w14:paraId="36F76360" w14:textId="77777777" w:rsidR="0005607D" w:rsidRDefault="0005607D" w:rsidP="00C838D3">
      <w:pPr>
        <w:pStyle w:val="CommentText"/>
      </w:pPr>
      <w:r>
        <w:rPr>
          <w:rStyle w:val="CommentReference"/>
        </w:rPr>
        <w:annotationRef/>
      </w:r>
      <w:r>
        <w:t>What is this based on?</w:t>
      </w:r>
    </w:p>
  </w:comment>
  <w:comment w:id="35" w:author="Stephen Kissler" w:date="2026-02-28T16:19:00Z" w:initials="SK">
    <w:p w14:paraId="4BAC228E" w14:textId="77777777" w:rsidR="0005607D" w:rsidRDefault="0005607D">
      <w:pPr>
        <w:pStyle w:val="CommentText"/>
      </w:pPr>
      <w:r>
        <w:rPr>
          <w:rStyle w:val="CommentReference"/>
        </w:rPr>
        <w:annotationRef/>
      </w:r>
      <w:r w:rsidRPr="5B8DE207">
        <w:t xml:space="preserve">Eh, a couple of rough studies that suggested that household crowding can double SAR/increase it to on the order of 40-50% for influenza. I'll find a way to make this more explicit. </w:t>
      </w:r>
    </w:p>
  </w:comment>
  <w:comment w:id="36" w:author="Naia Ormaza Zulueta" w:date="2026-02-27T15:29:00Z" w:initials="OZN">
    <w:p w14:paraId="334FE9E5" w14:textId="77777777" w:rsidR="003F1FB8" w:rsidRDefault="003F1FB8" w:rsidP="003F1FB8">
      <w:r>
        <w:rPr>
          <w:rStyle w:val="CommentReference"/>
        </w:rPr>
        <w:annotationRef/>
      </w:r>
      <w:r>
        <w:rPr>
          <w:sz w:val="20"/>
          <w:szCs w:val="20"/>
        </w:rPr>
        <w:t>The model holds transmission rates constant, and so the framing of R_0 = 1.5 as already reflexting behavioral mitigation is a way to address this implicitly (is this correct?). One thing that struck me, though: agricultural workers probably have less ability to modify their behavior during an outbreak compared to the general population (they can't work from home, they may lack paid sick leave, there may be employer pressure to keep working… or more thatn for the general population, anyways). Somewhat counterintuitively, this might mean the constant-transmission assumption is actually more realistic for this population than for the general community, right? I thought that was an interesting point that could actually work in the paper's favour in a way if made explicit</w:t>
      </w:r>
    </w:p>
    <w:p w14:paraId="37809376" w14:textId="77777777" w:rsidR="003F1FB8" w:rsidRDefault="003F1FB8" w:rsidP="003F1FB8"/>
  </w:comment>
  <w:comment w:id="37" w:author="Stephen Kissler" w:date="2026-02-28T16:21:00Z" w:initials="SK">
    <w:p w14:paraId="2FC4C9B4" w14:textId="45DCF07C" w:rsidR="00F53651" w:rsidRDefault="00F53651">
      <w:pPr>
        <w:pStyle w:val="CommentText"/>
      </w:pPr>
      <w:r>
        <w:rPr>
          <w:rStyle w:val="CommentReference"/>
        </w:rPr>
        <w:annotationRef/>
      </w:r>
      <w:r w:rsidRPr="7B021ED0">
        <w:t xml:space="preserve">Yes, good point; this probably deserves some additional commentary. In the model, we fix R0 at the national level to 1.5 (or 1.2, or 2, or 3); but within regions, and within sub-populations in a region, it might differ from that value depending on household size and crowding. But, of course, there are other things that could also impact the region/subpop-sepcific R0 that we don't model. </w:t>
      </w:r>
    </w:p>
  </w:comment>
  <w:comment w:id="38" w:author="Katherine Bardsley" w:date="2026-02-27T10:42:00Z" w:initials="KB">
    <w:p w14:paraId="53418BF2" w14:textId="77777777" w:rsidR="00DA64D5" w:rsidRDefault="00DA64D5" w:rsidP="00DA64D5">
      <w:pPr>
        <w:pStyle w:val="CommentText"/>
      </w:pPr>
      <w:r>
        <w:rPr>
          <w:rStyle w:val="CommentReference"/>
        </w:rPr>
        <w:annotationRef/>
      </w:r>
      <w:r>
        <w:t>Citation/justification?</w:t>
      </w:r>
    </w:p>
  </w:comment>
  <w:comment w:id="39" w:author="Stephen Kissler" w:date="2026-02-28T16:24:00Z" w:initials="SK">
    <w:p w14:paraId="1CC9B4C7" w14:textId="153C75D5" w:rsidR="00F53651" w:rsidRDefault="00F53651">
      <w:pPr>
        <w:pStyle w:val="CommentText"/>
      </w:pPr>
      <w:r>
        <w:rPr>
          <w:rStyle w:val="CommentReference"/>
        </w:rPr>
        <w:annotationRef/>
      </w:r>
      <w:r w:rsidRPr="0107138F">
        <w:t xml:space="preserve">Will add! </w:t>
      </w:r>
    </w:p>
  </w:comment>
  <w:comment w:id="41" w:author="Naia Ormaza Zulueta" w:date="2026-02-27T09:30:00Z" w:initials="OZN">
    <w:p w14:paraId="1F106871" w14:textId="6892ECE0" w:rsidR="00AE4062" w:rsidRDefault="00AE4062" w:rsidP="00AE4062">
      <w:r>
        <w:rPr>
          <w:rStyle w:val="CommentReference"/>
        </w:rPr>
        <w:annotationRef/>
      </w:r>
      <w:r>
        <w:rPr>
          <w:sz w:val="20"/>
          <w:szCs w:val="20"/>
        </w:rPr>
        <w:t>The initialization procedure is super nicely described in the supplement!! I found it super super helpful. One thing I found myself wondering, though: in practice, wouldn't an outbreak more likely arrive first in the general population and then spread into the agricultural workforce (or the reverse for something zoonotic)? From my understanding of how these models work, symmetric seeding means you can't capture any delay in epidemic onset between the two groups, so both epidemics are essentially born at the same moment. For the time-to-peak comparisons especially, I wonder if this matters. Like in climate modeling, this would be like an initial conditions sensitivity question that might not change the equilibrium, right? but it could change the transient dynamics</w:t>
      </w:r>
    </w:p>
  </w:comment>
  <w:comment w:id="42" w:author="Stephen Kissler" w:date="2026-02-28T16:26:00Z" w:initials="SK">
    <w:p w14:paraId="2F144311" w14:textId="405AF5B7" w:rsidR="00F53651" w:rsidRDefault="00F53651">
      <w:pPr>
        <w:pStyle w:val="CommentText"/>
      </w:pPr>
      <w:r>
        <w:rPr>
          <w:rStyle w:val="CommentReference"/>
        </w:rPr>
        <w:annotationRef/>
      </w:r>
      <w:r w:rsidRPr="5342D8BA">
        <w:t xml:space="preserve">Great idea -- this deserves some sensitivity analysis for sure. For some infections, one might argue that we'd expect it to arrive </w:t>
      </w:r>
      <w:r w:rsidRPr="19908B18">
        <w:rPr>
          <w:i/>
          <w:iCs/>
        </w:rPr>
        <w:t>first</w:t>
      </w:r>
      <w:r w:rsidRPr="0DE13568">
        <w:t xml:space="preserve"> in the agricultural population (there's some evidence this happened with the 2009 H1N1 pandemic in the US), so we should probably assess all scenarios -- general community first, agricultural workers first, and simultaneous. </w:t>
      </w:r>
    </w:p>
  </w:comment>
  <w:comment w:id="43" w:author="Katherine Bardsley" w:date="2026-02-27T10:52:00Z" w:initials="KB">
    <w:p w14:paraId="36158E85" w14:textId="77777777" w:rsidR="007E0AD7" w:rsidRDefault="007E0AD7" w:rsidP="007E0AD7">
      <w:pPr>
        <w:pStyle w:val="CommentText"/>
      </w:pPr>
      <w:r>
        <w:rPr>
          <w:rStyle w:val="CommentReference"/>
        </w:rPr>
        <w:annotationRef/>
      </w:r>
      <w:r>
        <w:t>I had to read this a few times before it became clear what you did here. It might be helpful to remind the reader that the ACS data is for the general population if there’s space?</w:t>
      </w:r>
    </w:p>
  </w:comment>
  <w:comment w:id="44" w:author="Stephen Kissler" w:date="2026-02-28T16:27:00Z" w:initials="SK">
    <w:p w14:paraId="739D2183" w14:textId="44DA2C08" w:rsidR="00F53651" w:rsidRDefault="00F53651">
      <w:pPr>
        <w:pStyle w:val="CommentText"/>
      </w:pPr>
      <w:r>
        <w:rPr>
          <w:rStyle w:val="CommentReference"/>
        </w:rPr>
        <w:annotationRef/>
      </w:r>
      <w:r w:rsidRPr="5A7AA47E">
        <w:t xml:space="preserve">Definitely - added! </w:t>
      </w:r>
    </w:p>
  </w:comment>
  <w:comment w:id="46" w:author="Naia Ormaza Zulueta" w:date="2026-02-27T15:21:00Z" w:initials="OZN">
    <w:p w14:paraId="1DAAB7BE" w14:textId="77777777" w:rsidR="001766F8" w:rsidRDefault="001766F8" w:rsidP="001766F8">
      <w:r>
        <w:rPr>
          <w:rStyle w:val="CommentReference"/>
        </w:rPr>
        <w:annotationRef/>
      </w:r>
      <w:r>
        <w:rPr>
          <w:sz w:val="20"/>
          <w:szCs w:val="20"/>
        </w:rPr>
        <w:t>One thing I wondered about from an agricultural operations perspective: don't many harvest operations need a minimum crew size to function? Things like running a packing line, filling a truck, coordinating a picking crew across a field. If so, production might drop more steeply than linearly below some threshold. Conversely, farmers might compensate by hiring replacement workers or extending shifts. This cuts both ways, but I wasn't sure whether the linear assumption might be masking some of that or if it could be something to explore (if it's easy to, even as a quick suppl check)</w:t>
      </w:r>
    </w:p>
  </w:comment>
  <w:comment w:id="47" w:author="Stephen Kissler" w:date="2026-02-28T16:28:00Z" w:initials="SK">
    <w:p w14:paraId="544D1B3C" w14:textId="2240C9B6" w:rsidR="00F53651" w:rsidRDefault="00F53651">
      <w:pPr>
        <w:pStyle w:val="CommentText"/>
      </w:pPr>
      <w:r>
        <w:rPr>
          <w:rStyle w:val="CommentReference"/>
        </w:rPr>
        <w:annotationRef/>
      </w:r>
      <w:r w:rsidRPr="09C988F2">
        <w:t xml:space="preserve">Good point; I think maybe I'll just add a comment on this to the Discussion, since there are so many complex nonlinearities that could enter in here; but this would be a really interesting thing to investigate. </w:t>
      </w:r>
    </w:p>
  </w:comment>
  <w:comment w:id="50" w:author="Naia Ormaza Zulueta" w:date="2026-02-27T15:53:00Z" w:initials="OZN">
    <w:p w14:paraId="38122CEC" w14:textId="77777777" w:rsidR="00A339E6" w:rsidRDefault="00A339E6" w:rsidP="00A339E6">
      <w:r>
        <w:rPr>
          <w:rStyle w:val="CommentReference"/>
        </w:rPr>
        <w:annotationRef/>
      </w:r>
      <w:r>
        <w:rPr>
          <w:sz w:val="20"/>
          <w:szCs w:val="20"/>
        </w:rPr>
        <w:t xml:space="preserve">I thought this was a really really useful finding that might deserve a bit more emphasis. it basically tells the reader that the linear interpolation of crowding by household size, which is somewhat of a modeling choice, doesn't actually drive the results, right?. The total crowding proportion matters much more than how it's distributed. As someone evaluating the robustness of the approach, I'd find that reassuring! (If I'm not missing something critical) </w:t>
      </w:r>
    </w:p>
  </w:comment>
  <w:comment w:id="51" w:author="Stephen Kissler" w:date="2026-02-28T16:29:00Z" w:initials="SK">
    <w:p w14:paraId="76BB6954" w14:textId="1E6F4CB1" w:rsidR="00F53651" w:rsidRDefault="00F53651">
      <w:pPr>
        <w:pStyle w:val="CommentText"/>
      </w:pPr>
      <w:r>
        <w:rPr>
          <w:rStyle w:val="CommentReference"/>
        </w:rPr>
        <w:annotationRef/>
      </w:r>
      <w:r w:rsidRPr="3708FA6C">
        <w:t xml:space="preserve">You've got the right interpretation! I'll add a comment to this effect to the Discussion (I like to keep Results sections as cut-and-dried as possible) </w:t>
      </w:r>
    </w:p>
  </w:comment>
  <w:comment w:id="53" w:author="Luis de Pablo" w:date="2026-03-06T15:25:00Z" w:initials="LP">
    <w:p w14:paraId="36982E7C" w14:textId="3A343243" w:rsidR="007015F9" w:rsidRDefault="00000000">
      <w:pPr>
        <w:pStyle w:val="CommentText"/>
      </w:pPr>
      <w:r>
        <w:rPr>
          <w:rStyle w:val="CommentReference"/>
        </w:rPr>
        <w:annotationRef/>
      </w:r>
      <w:r w:rsidRPr="697EC751">
        <w:t>Just to make sure I understand this correctly, these losses are assuming the worst possible outbreak timing and adding up the total loss across the entire outbreak?</w:t>
      </w:r>
    </w:p>
  </w:comment>
  <w:comment w:id="54" w:author="Stephen Kissler" w:date="2026-03-17T13:04:00Z" w:initials="SK">
    <w:p w14:paraId="0E4DB56B" w14:textId="77777777" w:rsidR="00506189" w:rsidRDefault="00506189" w:rsidP="00506189">
      <w:r>
        <w:rPr>
          <w:rStyle w:val="CommentReference"/>
        </w:rPr>
        <w:annotationRef/>
      </w:r>
      <w:r>
        <w:rPr>
          <w:sz w:val="20"/>
          <w:szCs w:val="20"/>
        </w:rPr>
        <w:t xml:space="preserve">Yes, that's correct! </w:t>
      </w:r>
    </w:p>
  </w:comment>
  <w:comment w:id="55" w:author="Katherine Bardsley" w:date="2026-02-27T11:07:00Z" w:initials="KB">
    <w:p w14:paraId="55069927" w14:textId="77777777" w:rsidR="00044BD8" w:rsidRDefault="00044BD8" w:rsidP="00044BD8">
      <w:pPr>
        <w:pStyle w:val="CommentText"/>
      </w:pPr>
      <w:r>
        <w:rPr>
          <w:rStyle w:val="CommentReference"/>
        </w:rPr>
        <w:annotationRef/>
      </w:r>
      <w:r>
        <w:t>Is head lettuce the same as iceberg lettuce here?</w:t>
      </w:r>
    </w:p>
  </w:comment>
  <w:comment w:id="56" w:author="Stephen Kissler" w:date="2026-02-28T16:30:00Z" w:initials="SK">
    <w:p w14:paraId="61D31A49" w14:textId="1EBCC682" w:rsidR="00F53651" w:rsidRDefault="00F53651">
      <w:pPr>
        <w:pStyle w:val="CommentText"/>
      </w:pPr>
      <w:r>
        <w:rPr>
          <w:rStyle w:val="CommentReference"/>
        </w:rPr>
        <w:annotationRef/>
      </w:r>
      <w:r w:rsidRPr="1E0D15DD">
        <w:t xml:space="preserve">Head lettuce is a superset of iceberg lettuce (I think!); and the economic values were only reported at the head lettuce scale. </w:t>
      </w:r>
    </w:p>
  </w:comment>
  <w:comment w:id="58" w:author="Naia Ormaza Zulueta" w:date="2026-02-27T16:06:00Z" w:initials="OZN">
    <w:p w14:paraId="149361A8" w14:textId="77777777" w:rsidR="00387BDC" w:rsidRDefault="00387BDC" w:rsidP="00387BDC">
      <w:r>
        <w:rPr>
          <w:rStyle w:val="CommentReference"/>
        </w:rPr>
        <w:annotationRef/>
      </w:r>
      <w:r>
        <w:rPr>
          <w:sz w:val="20"/>
          <w:szCs w:val="20"/>
        </w:rPr>
        <w:t>I found that the discussion's comparison with observed covid-19 data is really well done (compare and then explain why they differ, it totally anticipates the reader's reaction)</w:t>
      </w:r>
    </w:p>
  </w:comment>
  <w:comment w:id="59" w:author="Stephen Kissler" w:date="2026-02-28T16:31:00Z" w:initials="SK">
    <w:p w14:paraId="12D28D9D" w14:textId="35E1A455" w:rsidR="00F53651" w:rsidRDefault="00F53651">
      <w:pPr>
        <w:pStyle w:val="CommentText"/>
      </w:pPr>
      <w:r>
        <w:rPr>
          <w:rStyle w:val="CommentReference"/>
        </w:rPr>
        <w:annotationRef/>
      </w:r>
      <w:r w:rsidRPr="588C04F9">
        <w:t xml:space="preserve">Thanks, that's helpful to hear! </w:t>
      </w:r>
    </w:p>
  </w:comment>
  <w:comment w:id="60" w:author="Luis de Pablo" w:date="2026-03-06T18:26:00Z" w:initials="LP">
    <w:p w14:paraId="615BD2AD" w14:textId="25CEF9CE" w:rsidR="007015F9" w:rsidRDefault="00000000">
      <w:pPr>
        <w:pStyle w:val="CommentText"/>
      </w:pPr>
      <w:r>
        <w:rPr>
          <w:rStyle w:val="CommentReference"/>
        </w:rPr>
        <w:annotationRef/>
      </w:r>
      <w:r w:rsidRPr="10853345">
        <w:t>this could be a good place to discuss broader impacts for public health. Maybe something along the lines of, "our results highlight the vulnerability this population, and the need for targeted health interventions etc."</w:t>
      </w:r>
    </w:p>
  </w:comment>
  <w:comment w:id="61" w:author="Luis de Pablo" w:date="2026-03-06T18:28:00Z" w:initials="LP">
    <w:p w14:paraId="4E21393B" w14:textId="3B55E8E9" w:rsidR="007015F9" w:rsidRDefault="00000000">
      <w:pPr>
        <w:pStyle w:val="CommentText"/>
      </w:pPr>
      <w:r>
        <w:rPr>
          <w:rStyle w:val="CommentReference"/>
        </w:rPr>
        <w:annotationRef/>
      </w:r>
      <w:r w:rsidRPr="700BDF18">
        <w:t>The tool is super cool and works great on my machine! I think we should introduce it a bit more in the introduction and methods sections, since in my view it's a major contribution of the manuscript. I think we could frame it as adding to the predictive value of this paper, since we aren't modeling a past outbreak so much as providing a framework to predict the impact of future epidemics.</w:t>
      </w:r>
    </w:p>
  </w:comment>
  <w:comment w:id="62" w:author="Katherine Bardsley" w:date="2026-02-27T11:22:00Z" w:initials="KB">
    <w:p w14:paraId="7279D8D1" w14:textId="77777777" w:rsidR="00281348" w:rsidRDefault="00281348" w:rsidP="00281348">
      <w:pPr>
        <w:pStyle w:val="CommentText"/>
      </w:pPr>
      <w:r>
        <w:rPr>
          <w:rStyle w:val="CommentReference"/>
        </w:rPr>
        <w:annotationRef/>
      </w:r>
      <w:r>
        <w:t>This is awesome! Do we need to include a note here about how readers can access this? Or is having it in the code linked at the end enough?</w:t>
      </w:r>
    </w:p>
  </w:comment>
  <w:comment w:id="63" w:author="Stephen Kissler" w:date="2026-02-28T16:31:00Z" w:initials="SK">
    <w:p w14:paraId="613813B2" w14:textId="0F3D1683" w:rsidR="00F53651" w:rsidRDefault="00F53651">
      <w:pPr>
        <w:pStyle w:val="CommentText"/>
      </w:pPr>
      <w:r>
        <w:rPr>
          <w:rStyle w:val="CommentReference"/>
        </w:rPr>
        <w:annotationRef/>
      </w:r>
      <w:r w:rsidRPr="30DBAF4D">
        <w:t xml:space="preserve">Yes, I'll add this in once I've decided how to deploy it (right now, you can access it directly from the GitHub and running it locally on your machine, but I'll probably deploy it as a website) </w:t>
      </w:r>
    </w:p>
  </w:comment>
  <w:comment w:id="66" w:author="Naia Ormaza Zulueta" w:date="2026-02-27T16:08:00Z" w:initials="OZN">
    <w:p w14:paraId="233FCEC4" w14:textId="77777777" w:rsidR="00E32831" w:rsidRDefault="00E32831" w:rsidP="00E32831">
      <w:r>
        <w:rPr>
          <w:rStyle w:val="CommentReference"/>
        </w:rPr>
        <w:annotationRef/>
      </w:r>
      <w:r>
        <w:rPr>
          <w:sz w:val="20"/>
          <w:szCs w:val="20"/>
        </w:rPr>
        <w:t>This paragraph: unusually thorough and honest. The point about oranges staying on the tree, that farm-level impacts could show "all or nothing" dynamics, admission that county-level resutls have low confidence... I really really enjoyed this transparency</w:t>
      </w:r>
    </w:p>
  </w:comment>
  <w:comment w:id="67" w:author="Stephen Kissler" w:date="2026-02-28T16:31:00Z" w:initials="SK">
    <w:p w14:paraId="22D8D2E7" w14:textId="7B78A1CA" w:rsidR="00F53651" w:rsidRDefault="00F53651">
      <w:pPr>
        <w:pStyle w:val="CommentText"/>
      </w:pPr>
      <w:r>
        <w:rPr>
          <w:rStyle w:val="CommentReference"/>
        </w:rPr>
        <w:annotationRef/>
      </w:r>
      <w:r w:rsidRPr="38129C20">
        <w:t xml:space="preserve">Thank you! </w:t>
      </w:r>
    </w:p>
  </w:comment>
  <w:comment w:id="76" w:author="Emma Keppler" w:date="2026-03-02T14:03:00Z" w:initials="EK">
    <w:p w14:paraId="15DA9486" w14:textId="40F2A071" w:rsidR="00F53651" w:rsidRDefault="00F53651">
      <w:pPr>
        <w:pStyle w:val="CommentText"/>
      </w:pPr>
      <w:r>
        <w:rPr>
          <w:rStyle w:val="CommentReference"/>
        </w:rPr>
        <w:annotationRef/>
      </w:r>
      <w:r w:rsidRPr="04A35A72">
        <w:t>This seems like an important point but the phrasing in this paragraph is out of place to me. Is it supposed to be connected to limitations of  the NAWS data? It also seems like it could be elaborated on how it relates to the structure of the model</w:t>
      </w:r>
    </w:p>
  </w:comment>
  <w:comment w:id="65" w:author="Luis de Pablo" w:date="2026-03-06T18:30:00Z" w:initials="LP">
    <w:p w14:paraId="3BBD90F9" w14:textId="2E64AA35" w:rsidR="007015F9" w:rsidRDefault="00000000">
      <w:pPr>
        <w:pStyle w:val="CommentText"/>
      </w:pPr>
      <w:r>
        <w:rPr>
          <w:rStyle w:val="CommentReference"/>
        </w:rPr>
        <w:annotationRef/>
      </w:r>
      <w:r w:rsidRPr="7080727E">
        <w:t>This is great!</w:t>
      </w:r>
    </w:p>
  </w:comment>
  <w:comment w:id="78" w:author="Emma Keppler" w:date="2026-03-02T15:53:00Z" w:initials="EK">
    <w:p w14:paraId="18A36B85" w14:textId="427909C8" w:rsidR="00F53651" w:rsidRDefault="00F53651">
      <w:pPr>
        <w:pStyle w:val="CommentText"/>
      </w:pPr>
      <w:r>
        <w:rPr>
          <w:rStyle w:val="CommentReference"/>
        </w:rPr>
        <w:annotationRef/>
      </w:r>
      <w:r w:rsidRPr="5B220F61">
        <w:t>It's interesting and probably meaningful to the analysis that household crowdedness for both general population and agricultural workers is so high in California compared to other regions. It could be a connection worth mentioning in the discussion since crowdedness is such a big factor to the disease spread.</w:t>
      </w:r>
    </w:p>
  </w:comment>
  <w:comment w:id="79" w:author="Katherine Bardsley" w:date="2026-02-27T10:58:00Z" w:initials="KB">
    <w:p w14:paraId="3182B84A" w14:textId="7052DA99" w:rsidR="00C779D5" w:rsidRDefault="00C779D5" w:rsidP="00C779D5">
      <w:pPr>
        <w:pStyle w:val="CommentText"/>
      </w:pPr>
      <w:r>
        <w:rPr>
          <w:rStyle w:val="CommentReference"/>
        </w:rPr>
        <w:annotationRef/>
      </w:r>
      <w:r>
        <w:t>This is a cool way to visualize this!</w:t>
      </w:r>
    </w:p>
  </w:comment>
  <w:comment w:id="80" w:author="Naia Ormaza Zulueta" w:date="2026-02-27T15:58:00Z" w:initials="OZN">
    <w:p w14:paraId="08080CE1" w14:textId="77777777" w:rsidR="00D327CF" w:rsidRDefault="00D327CF" w:rsidP="00D327CF">
      <w:r>
        <w:rPr>
          <w:rStyle w:val="CommentReference"/>
        </w:rPr>
        <w:annotationRef/>
      </w:r>
      <w:r>
        <w:rPr>
          <w:sz w:val="20"/>
          <w:szCs w:val="20"/>
        </w:rPr>
        <w:t>TOTALLY agree. You can immediately see the shift towward larger households for agricultural workers without needing to process any numbers here. (And I really liked the design choice to overlay county-level histograms for the general community against single regional bars for ag workers in panel B)</w:t>
      </w:r>
    </w:p>
  </w:comment>
  <w:comment w:id="81" w:author="Stephen Kissler" w:date="2026-02-28T16:33:00Z" w:initials="SK">
    <w:p w14:paraId="4D3774DB" w14:textId="081AAB44" w:rsidR="00F53651" w:rsidRDefault="00F53651">
      <w:pPr>
        <w:pStyle w:val="CommentText"/>
      </w:pPr>
      <w:r>
        <w:rPr>
          <w:rStyle w:val="CommentReference"/>
        </w:rPr>
        <w:annotationRef/>
      </w:r>
      <w:r w:rsidRPr="637C1196">
        <w:t xml:space="preserve">Thanks! I played with lots of different strategies here, I'm glad to hear this one worked out. </w:t>
      </w:r>
    </w:p>
  </w:comment>
  <w:comment w:id="82" w:author="Katherine Bardsley" w:date="2026-02-27T11:10:00Z" w:initials="KB">
    <w:p w14:paraId="7EBB06B7" w14:textId="77777777" w:rsidR="00BF30F2" w:rsidRDefault="00BF30F2" w:rsidP="00BF30F2">
      <w:pPr>
        <w:pStyle w:val="CommentText"/>
      </w:pPr>
      <w:r>
        <w:rPr>
          <w:rStyle w:val="CommentReference"/>
        </w:rPr>
        <w:annotationRef/>
      </w:r>
      <w:r>
        <w:t>I really like what you did with this figure! I think it is very clear and helpful.</w:t>
      </w:r>
    </w:p>
  </w:comment>
  <w:comment w:id="83" w:author="Naia Ormaza Zulueta" w:date="2026-02-27T16:04:00Z" w:initials="OZN">
    <w:p w14:paraId="20D2DBCD" w14:textId="77777777" w:rsidR="00B43727" w:rsidRDefault="00B43727" w:rsidP="00B43727">
      <w:r>
        <w:rPr>
          <w:rStyle w:val="CommentReference"/>
        </w:rPr>
        <w:annotationRef/>
      </w:r>
      <w:r>
        <w:rPr>
          <w:sz w:val="20"/>
          <w:szCs w:val="20"/>
        </w:rPr>
        <w:t xml:space="preserve">Fully agree, the star of the paper, in my opinion :) </w:t>
      </w:r>
    </w:p>
  </w:comment>
  <w:comment w:id="84" w:author="Katherine Bardsley" w:date="2026-02-27T11:08:00Z" w:initials="KB">
    <w:p w14:paraId="21959D05" w14:textId="005EDE1D" w:rsidR="00044BD8" w:rsidRDefault="00044BD8" w:rsidP="00044BD8">
      <w:pPr>
        <w:pStyle w:val="CommentText"/>
      </w:pPr>
      <w:r>
        <w:rPr>
          <w:rStyle w:val="CommentReference"/>
        </w:rPr>
        <w:annotationRef/>
      </w:r>
      <w:r>
        <w:t>Panel (A and B) labels missing</w:t>
      </w:r>
    </w:p>
  </w:comment>
  <w:comment w:id="85" w:author="Katherine Bardsley" w:date="2026-02-27T11:12:00Z" w:initials="KB">
    <w:p w14:paraId="0775EDF4" w14:textId="77777777" w:rsidR="006A0787" w:rsidRDefault="006A0787" w:rsidP="006A0787">
      <w:pPr>
        <w:pStyle w:val="CommentText"/>
      </w:pPr>
      <w:r>
        <w:rPr>
          <w:rStyle w:val="CommentReference"/>
        </w:rPr>
        <w:annotationRef/>
      </w:r>
      <w:r>
        <w:t>Will it confuse the viewer to see another curve here on a different scale? Another option would be to include vertical lines indicating when agricultural workers were symptomatic.</w:t>
      </w:r>
    </w:p>
  </w:comment>
  <w:comment w:id="96" w:author="Katherine Bardsley" w:date="2026-02-27T11:34:00Z" w:initials="KB">
    <w:p w14:paraId="03D7C3A4" w14:textId="77777777" w:rsidR="00A80E7E" w:rsidRDefault="00A80E7E" w:rsidP="00A80E7E">
      <w:pPr>
        <w:pStyle w:val="CommentText"/>
      </w:pPr>
      <w:r>
        <w:rPr>
          <w:rStyle w:val="CommentReference"/>
        </w:rPr>
        <w:annotationRef/>
      </w:r>
      <w:r>
        <w:t>Consider defining which variables you are using for each of those things here in parentheses</w:t>
      </w:r>
    </w:p>
  </w:comment>
  <w:comment w:id="102" w:author="Naia Ormaza Zulueta" w:date="2026-02-27T16:25:00Z" w:initials="OZN">
    <w:p w14:paraId="098A8489" w14:textId="77777777" w:rsidR="00485085" w:rsidRDefault="00485085" w:rsidP="00485085">
      <w:r>
        <w:rPr>
          <w:rStyle w:val="CommentReference"/>
        </w:rPr>
        <w:annotationRef/>
      </w:r>
      <w:r>
        <w:rPr>
          <w:sz w:val="20"/>
          <w:szCs w:val="20"/>
        </w:rPr>
        <w:t>Really clear derivation. One question: the formula for the SAR is exact for a pair (one infectious, one susceptible), but in larger households wouldn't multi-generational transmission (A to B to C) make the realized attack rate somewhat higher than the calibrated SAR? If I understand correctly, the simulation itself handles this fine, it's really about whether the literature SAR values used for calibration were estimated in ways that account for this. It's a bit like using a bimolecular rate constant in a crowded reaction environment (that’s how I think about it in this context). Doing some search (while I was trying to understand it), I found some work on chain binomial models (Addy, Longini &amp; Haber 1991; Ball &amp; Neal 2002; arXiv 2403.03948) that addresses this more formally. Probably a standard approximation, and well-knoown in the field but given that larger households are the paper's key mechanism, I thought that a sentence acknowledging it might be worth adding (esp for a reader like myself from outside!).</w:t>
      </w:r>
    </w:p>
    <w:p w14:paraId="5DA45DBF" w14:textId="77777777" w:rsidR="00485085" w:rsidRDefault="00485085" w:rsidP="00485085"/>
  </w:comment>
  <w:comment w:id="105" w:author="Katherine Bardsley" w:date="2026-02-27T11:50:00Z" w:initials="KB">
    <w:p w14:paraId="4CA7545A" w14:textId="77777777" w:rsidR="00F16303" w:rsidRDefault="00F16303" w:rsidP="00F16303">
      <w:pPr>
        <w:pStyle w:val="CommentText"/>
      </w:pPr>
      <w:r>
        <w:rPr>
          <w:rStyle w:val="CommentReference"/>
        </w:rPr>
        <w:annotationRef/>
      </w:r>
      <w:r>
        <w:t>Is there a way to make the legend more clear about the fact that general community is a dashed line?</w:t>
      </w:r>
    </w:p>
  </w:comment>
  <w:comment w:id="106" w:author="Katherine Bardsley" w:date="2026-02-27T11:51:00Z" w:initials="KB">
    <w:p w14:paraId="1C2EB7F4" w14:textId="77777777" w:rsidR="002C1180" w:rsidRDefault="002C1180" w:rsidP="002C1180">
      <w:pPr>
        <w:pStyle w:val="CommentText"/>
      </w:pPr>
      <w:r>
        <w:rPr>
          <w:rStyle w:val="CommentReference"/>
        </w:rPr>
        <w:annotationRef/>
      </w:r>
      <w:r>
        <w:t>Same for below</w:t>
      </w:r>
    </w:p>
  </w:comment>
  <w:comment w:id="107" w:author="Katherine Bardsley" w:date="2026-02-27T11:55:00Z" w:initials="KB">
    <w:p w14:paraId="7D6A43A9" w14:textId="77777777" w:rsidR="008150B0" w:rsidRDefault="008150B0" w:rsidP="008150B0">
      <w:pPr>
        <w:pStyle w:val="CommentText"/>
      </w:pPr>
      <w:r>
        <w:rPr>
          <w:rStyle w:val="CommentReference"/>
        </w:rPr>
        <w:annotationRef/>
      </w:r>
      <w:r>
        <w:t>That spike in orange shipments in early 2020 is kind of interesting...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35F3DB" w15:done="1"/>
  <w15:commentEx w15:paraId="654FE4E6" w15:done="1"/>
  <w15:commentEx w15:paraId="0E24DD6F" w15:paraIdParent="654FE4E6" w15:done="1"/>
  <w15:commentEx w15:paraId="6768E0C7" w15:done="1"/>
  <w15:commentEx w15:paraId="0F7DE20E" w15:paraIdParent="6768E0C7" w15:done="1"/>
  <w15:commentEx w15:paraId="73823ECA" w15:done="1"/>
  <w15:commentEx w15:paraId="325EC477" w15:done="1"/>
  <w15:commentEx w15:paraId="5FD28FCB" w15:done="1"/>
  <w15:commentEx w15:paraId="2CAE9A90" w15:paraIdParent="5FD28FCB" w15:done="1"/>
  <w15:commentEx w15:paraId="175760EE" w15:paraIdParent="5FD28FCB" w15:done="1"/>
  <w15:commentEx w15:paraId="315C1514" w15:done="1"/>
  <w15:commentEx w15:paraId="51BD34EB" w15:paraIdParent="315C1514" w15:done="1"/>
  <w15:commentEx w15:paraId="61F8DBC0" w15:paraIdParent="315C1514" w15:done="1"/>
  <w15:commentEx w15:paraId="4D9B19A1" w15:done="1"/>
  <w15:commentEx w15:paraId="1D202717" w15:done="1"/>
  <w15:commentEx w15:paraId="5C48CC97" w15:paraIdParent="1D202717" w15:done="1"/>
  <w15:commentEx w15:paraId="37877621" w15:done="0"/>
  <w15:commentEx w15:paraId="6B0C4436" w15:paraIdParent="37877621" w15:done="0"/>
  <w15:commentEx w15:paraId="4DE24167" w15:done="1"/>
  <w15:commentEx w15:paraId="1BBE9474" w15:paraIdParent="4DE24167" w15:done="1"/>
  <w15:commentEx w15:paraId="4F9D91D7" w15:paraIdParent="4DE24167" w15:done="1"/>
  <w15:commentEx w15:paraId="23909C2E" w15:paraIdParent="4DE24167" w15:done="1"/>
  <w15:commentEx w15:paraId="01E3BD9E" w15:done="0"/>
  <w15:commentEx w15:paraId="1FA9B4E3" w15:paraIdParent="01E3BD9E" w15:done="0"/>
  <w15:commentEx w15:paraId="36F76360" w15:done="1"/>
  <w15:commentEx w15:paraId="4BAC228E" w15:paraIdParent="36F76360" w15:done="1"/>
  <w15:commentEx w15:paraId="37809376" w15:done="1"/>
  <w15:commentEx w15:paraId="2FC4C9B4" w15:paraIdParent="37809376" w15:done="1"/>
  <w15:commentEx w15:paraId="53418BF2" w15:done="1"/>
  <w15:commentEx w15:paraId="1CC9B4C7" w15:paraIdParent="53418BF2" w15:done="1"/>
  <w15:commentEx w15:paraId="1F106871" w15:done="0"/>
  <w15:commentEx w15:paraId="2F144311" w15:paraIdParent="1F106871" w15:done="0"/>
  <w15:commentEx w15:paraId="36158E85" w15:done="1"/>
  <w15:commentEx w15:paraId="739D2183" w15:paraIdParent="36158E85" w15:done="1"/>
  <w15:commentEx w15:paraId="1DAAB7BE" w15:done="1"/>
  <w15:commentEx w15:paraId="544D1B3C" w15:paraIdParent="1DAAB7BE" w15:done="1"/>
  <w15:commentEx w15:paraId="38122CEC" w15:done="1"/>
  <w15:commentEx w15:paraId="76BB6954" w15:paraIdParent="38122CEC" w15:done="1"/>
  <w15:commentEx w15:paraId="36982E7C" w15:done="1"/>
  <w15:commentEx w15:paraId="0E4DB56B" w15:paraIdParent="36982E7C" w15:done="1"/>
  <w15:commentEx w15:paraId="55069927" w15:done="1"/>
  <w15:commentEx w15:paraId="61D31A49" w15:paraIdParent="55069927" w15:done="1"/>
  <w15:commentEx w15:paraId="149361A8" w15:done="1"/>
  <w15:commentEx w15:paraId="12D28D9D" w15:paraIdParent="149361A8" w15:done="1"/>
  <w15:commentEx w15:paraId="615BD2AD" w15:done="1"/>
  <w15:commentEx w15:paraId="4E21393B" w15:done="1"/>
  <w15:commentEx w15:paraId="7279D8D1" w15:done="1"/>
  <w15:commentEx w15:paraId="613813B2" w15:paraIdParent="7279D8D1" w15:done="1"/>
  <w15:commentEx w15:paraId="233FCEC4" w15:done="1"/>
  <w15:commentEx w15:paraId="22D8D2E7" w15:paraIdParent="233FCEC4" w15:done="1"/>
  <w15:commentEx w15:paraId="15DA9486" w15:done="1"/>
  <w15:commentEx w15:paraId="3BBD90F9" w15:done="1"/>
  <w15:commentEx w15:paraId="18A36B85" w15:done="1"/>
  <w15:commentEx w15:paraId="3182B84A" w15:done="1"/>
  <w15:commentEx w15:paraId="08080CE1" w15:paraIdParent="3182B84A" w15:done="1"/>
  <w15:commentEx w15:paraId="4D3774DB" w15:paraIdParent="3182B84A" w15:done="1"/>
  <w15:commentEx w15:paraId="7EBB06B7" w15:done="1"/>
  <w15:commentEx w15:paraId="20D2DBCD" w15:paraIdParent="7EBB06B7" w15:done="1"/>
  <w15:commentEx w15:paraId="21959D05" w15:done="0"/>
  <w15:commentEx w15:paraId="0775EDF4" w15:done="0"/>
  <w15:commentEx w15:paraId="03D7C3A4" w15:done="1"/>
  <w15:commentEx w15:paraId="5DA45DBF" w15:done="1"/>
  <w15:commentEx w15:paraId="4CA7545A" w15:done="0"/>
  <w15:commentEx w15:paraId="1C2EB7F4" w15:paraIdParent="4CA7545A" w15:done="0"/>
  <w15:commentEx w15:paraId="7D6A43A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D84D64" w16cex:dateUtc="2026-03-06T22:16:00Z"/>
  <w16cex:commentExtensible w16cex:durableId="64E4BBD9" w16cex:dateUtc="2026-02-27T03:00:00Z">
    <w16cex:extLst>
      <w16:ext w16:uri="{CE6994B0-6A32-4C9F-8C6B-6E91EDA988CE}">
        <cr:reactions xmlns:cr="http://schemas.microsoft.com/office/comments/2020/reactions">
          <cr:reaction reactionType="1">
            <cr:reactionInfo dateUtc="2026-02-27T16:23:37Z">
              <cr:user userId="S::kaba6117@colorado.edu::6ecdbdc6-6910-419d-86fa-06c25a71d6e1" userProvider="AD" userName="Katherine Bardsley"/>
            </cr:reactionInfo>
          </cr:reaction>
        </cr:reactions>
      </w16:ext>
    </w16cex:extLst>
  </w16cex:commentExtensible>
  <w16cex:commentExtensible w16cex:durableId="78A0B703" w16cex:dateUtc="2026-02-28T23:01:00Z"/>
  <w16cex:commentExtensible w16cex:durableId="30AE75D2" w16cex:dateUtc="2026-02-27T16:14:00Z"/>
  <w16cex:commentExtensible w16cex:durableId="6E6F1A22" w16cex:dateUtc="2026-02-28T23:02:00Z"/>
  <w16cex:commentExtensible w16cex:durableId="4A24BF0E" w16cex:dateUtc="2026-03-06T21:56:00Z"/>
  <w16cex:commentExtensible w16cex:durableId="0C9B098B" w16cex:dateUtc="2026-03-06T22:06:00Z"/>
  <w16cex:commentExtensible w16cex:durableId="0522935D" w16cex:dateUtc="2026-02-27T16:30:00Z"/>
  <w16cex:commentExtensible w16cex:durableId="65D15F3C" w16cex:dateUtc="2026-03-02T18:24:00Z"/>
  <w16cex:commentExtensible w16cex:durableId="2B71EE27" w16cex:dateUtc="2026-03-06T21:43:00Z"/>
  <w16cex:commentExtensible w16cex:durableId="17EE3F32" w16cex:dateUtc="2026-02-27T16:35:00Z"/>
  <w16cex:commentExtensible w16cex:durableId="51489922" w16cex:dateUtc="2026-02-27T16:41:00Z"/>
  <w16cex:commentExtensible w16cex:durableId="65B204A5" w16cex:dateUtc="2026-02-28T23:05:00Z"/>
  <w16cex:commentExtensible w16cex:durableId="0645166E" w16cex:dateUtc="2026-03-02T19:07:00Z"/>
  <w16cex:commentExtensible w16cex:durableId="7B1A0C96" w16cex:dateUtc="2026-02-27T17:27:00Z"/>
  <w16cex:commentExtensible w16cex:durableId="27ACC5BC" w16cex:dateUtc="2026-02-28T23:06:00Z"/>
  <w16cex:commentExtensible w16cex:durableId="649A87B3" w16cex:dateUtc="2026-02-27T17:15:00Z"/>
  <w16cex:commentExtensible w16cex:durableId="46FD1AAA" w16cex:dateUtc="2026-02-28T23:12:00Z"/>
  <w16cex:commentExtensible w16cex:durableId="5E37BF03" w16cex:dateUtc="2026-02-27T16:52:00Z"/>
  <w16cex:commentExtensible w16cex:durableId="5853EF82" w16cex:dateUtc="2026-02-27T17:19:00Z"/>
  <w16cex:commentExtensible w16cex:durableId="304D7A86" w16cex:dateUtc="2026-02-27T17:24:00Z"/>
  <w16cex:commentExtensible w16cex:durableId="62D874D3" w16cex:dateUtc="2026-02-28T23:13:00Z"/>
  <w16cex:commentExtensible w16cex:durableId="2A9728ED" w16cex:dateUtc="2026-02-27T23:15:00Z"/>
  <w16cex:commentExtensible w16cex:durableId="3AE1E4A2" w16cex:dateUtc="2026-02-28T23:17:00Z"/>
  <w16cex:commentExtensible w16cex:durableId="1F3F79A8" w16cex:dateUtc="2026-02-27T17:34:00Z"/>
  <w16cex:commentExtensible w16cex:durableId="4F1FD3E5" w16cex:dateUtc="2026-02-28T23:19:00Z"/>
  <w16cex:commentExtensible w16cex:durableId="2E0EAB06" w16cex:dateUtc="2026-02-27T23:29:00Z"/>
  <w16cex:commentExtensible w16cex:durableId="02A37765" w16cex:dateUtc="2026-02-28T23:21:00Z"/>
  <w16cex:commentExtensible w16cex:durableId="71F0266B" w16cex:dateUtc="2026-02-27T17:42:00Z"/>
  <w16cex:commentExtensible w16cex:durableId="249F17E0" w16cex:dateUtc="2026-02-28T23:24:00Z"/>
  <w16cex:commentExtensible w16cex:durableId="4E0C2E23" w16cex:dateUtc="2026-02-27T17:30:00Z"/>
  <w16cex:commentExtensible w16cex:durableId="7461FCCE" w16cex:dateUtc="2026-02-28T23:26:00Z"/>
  <w16cex:commentExtensible w16cex:durableId="1C40C035" w16cex:dateUtc="2026-02-27T17:52:00Z"/>
  <w16cex:commentExtensible w16cex:durableId="0FD8730F" w16cex:dateUtc="2026-02-28T23:27:00Z"/>
  <w16cex:commentExtensible w16cex:durableId="44DD6C3F" w16cex:dateUtc="2026-02-27T23:21:00Z"/>
  <w16cex:commentExtensible w16cex:durableId="14BBA69D" w16cex:dateUtc="2026-02-28T23:28:00Z"/>
  <w16cex:commentExtensible w16cex:durableId="4EB34835" w16cex:dateUtc="2026-02-27T23:53:00Z"/>
  <w16cex:commentExtensible w16cex:durableId="5158A28F" w16cex:dateUtc="2026-02-28T23:29:00Z"/>
  <w16cex:commentExtensible w16cex:durableId="15CFD511" w16cex:dateUtc="2026-03-06T22:25:00Z"/>
  <w16cex:commentExtensible w16cex:durableId="47D3DEEE" w16cex:dateUtc="2026-03-17T19:04:00Z"/>
  <w16cex:commentExtensible w16cex:durableId="25829538" w16cex:dateUtc="2026-02-27T18:07:00Z"/>
  <w16cex:commentExtensible w16cex:durableId="712F6321" w16cex:dateUtc="2026-02-28T23:30:00Z"/>
  <w16cex:commentExtensible w16cex:durableId="7B9EDED7" w16cex:dateUtc="2026-02-28T00:06:00Z"/>
  <w16cex:commentExtensible w16cex:durableId="369A8FF9" w16cex:dateUtc="2026-02-28T23:31:00Z"/>
  <w16cex:commentExtensible w16cex:durableId="6AADDA21" w16cex:dateUtc="2026-03-07T01:26:00Z"/>
  <w16cex:commentExtensible w16cex:durableId="69DB5ED8" w16cex:dateUtc="2026-03-07T01:28:00Z"/>
  <w16cex:commentExtensible w16cex:durableId="572D16EB" w16cex:dateUtc="2026-02-27T18:22:00Z"/>
  <w16cex:commentExtensible w16cex:durableId="25D647CC" w16cex:dateUtc="2026-02-28T23:31:00Z"/>
  <w16cex:commentExtensible w16cex:durableId="426EE2DC" w16cex:dateUtc="2026-02-28T00:08:00Z"/>
  <w16cex:commentExtensible w16cex:durableId="31B5C813" w16cex:dateUtc="2026-02-28T23:31:00Z"/>
  <w16cex:commentExtensible w16cex:durableId="40D8FA5C" w16cex:dateUtc="2026-03-02T21:03:00Z"/>
  <w16cex:commentExtensible w16cex:durableId="0BD8A589" w16cex:dateUtc="2026-03-07T01:30:00Z"/>
  <w16cex:commentExtensible w16cex:durableId="03A89C8B" w16cex:dateUtc="2026-03-02T22:53:00Z"/>
  <w16cex:commentExtensible w16cex:durableId="48DA5B0C" w16cex:dateUtc="2026-02-27T17:58:00Z"/>
  <w16cex:commentExtensible w16cex:durableId="56277EFC" w16cex:dateUtc="2026-02-27T23:58:00Z"/>
  <w16cex:commentExtensible w16cex:durableId="6C9586D9" w16cex:dateUtc="2026-02-28T23:33:00Z"/>
  <w16cex:commentExtensible w16cex:durableId="6308D2DB" w16cex:dateUtc="2026-02-27T18:10:00Z"/>
  <w16cex:commentExtensible w16cex:durableId="440D9008" w16cex:dateUtc="2026-02-28T00:04:00Z"/>
  <w16cex:commentExtensible w16cex:durableId="24648F4C" w16cex:dateUtc="2026-02-27T18:08:00Z"/>
  <w16cex:commentExtensible w16cex:durableId="0C238274" w16cex:dateUtc="2026-02-27T18:12:00Z"/>
  <w16cex:commentExtensible w16cex:durableId="780FC5FF" w16cex:dateUtc="2026-02-27T18:34:00Z"/>
  <w16cex:commentExtensible w16cex:durableId="69574DEC" w16cex:dateUtc="2026-02-28T00:25:00Z"/>
  <w16cex:commentExtensible w16cex:durableId="35B9D52E" w16cex:dateUtc="2026-02-27T18:50:00Z"/>
  <w16cex:commentExtensible w16cex:durableId="3E2837A6" w16cex:dateUtc="2026-02-27T18:51:00Z"/>
  <w16cex:commentExtensible w16cex:durableId="76EC4DD3" w16cex:dateUtc="2026-02-27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35F3DB" w16cid:durableId="16D84D64"/>
  <w16cid:commentId w16cid:paraId="654FE4E6" w16cid:durableId="64E4BBD9"/>
  <w16cid:commentId w16cid:paraId="0E24DD6F" w16cid:durableId="78A0B703"/>
  <w16cid:commentId w16cid:paraId="6768E0C7" w16cid:durableId="30AE75D2"/>
  <w16cid:commentId w16cid:paraId="0F7DE20E" w16cid:durableId="6E6F1A22"/>
  <w16cid:commentId w16cid:paraId="73823ECA" w16cid:durableId="4A24BF0E"/>
  <w16cid:commentId w16cid:paraId="325EC477" w16cid:durableId="0C9B098B"/>
  <w16cid:commentId w16cid:paraId="5FD28FCB" w16cid:durableId="0522935D"/>
  <w16cid:commentId w16cid:paraId="2CAE9A90" w16cid:durableId="65D15F3C"/>
  <w16cid:commentId w16cid:paraId="175760EE" w16cid:durableId="2B71EE27"/>
  <w16cid:commentId w16cid:paraId="315C1514" w16cid:durableId="17EE3F32"/>
  <w16cid:commentId w16cid:paraId="51BD34EB" w16cid:durableId="51489922"/>
  <w16cid:commentId w16cid:paraId="61F8DBC0" w16cid:durableId="65B204A5"/>
  <w16cid:commentId w16cid:paraId="4D9B19A1" w16cid:durableId="0645166E"/>
  <w16cid:commentId w16cid:paraId="1D202717" w16cid:durableId="7B1A0C96"/>
  <w16cid:commentId w16cid:paraId="5C48CC97" w16cid:durableId="27ACC5BC"/>
  <w16cid:commentId w16cid:paraId="37877621" w16cid:durableId="649A87B3"/>
  <w16cid:commentId w16cid:paraId="6B0C4436" w16cid:durableId="46FD1AAA"/>
  <w16cid:commentId w16cid:paraId="4DE24167" w16cid:durableId="5E37BF03"/>
  <w16cid:commentId w16cid:paraId="1BBE9474" w16cid:durableId="5853EF82"/>
  <w16cid:commentId w16cid:paraId="4F9D91D7" w16cid:durableId="304D7A86"/>
  <w16cid:commentId w16cid:paraId="23909C2E" w16cid:durableId="62D874D3"/>
  <w16cid:commentId w16cid:paraId="01E3BD9E" w16cid:durableId="2A9728ED"/>
  <w16cid:commentId w16cid:paraId="1FA9B4E3" w16cid:durableId="3AE1E4A2"/>
  <w16cid:commentId w16cid:paraId="36F76360" w16cid:durableId="1F3F79A8"/>
  <w16cid:commentId w16cid:paraId="4BAC228E" w16cid:durableId="4F1FD3E5"/>
  <w16cid:commentId w16cid:paraId="37809376" w16cid:durableId="2E0EAB06"/>
  <w16cid:commentId w16cid:paraId="2FC4C9B4" w16cid:durableId="02A37765"/>
  <w16cid:commentId w16cid:paraId="53418BF2" w16cid:durableId="71F0266B"/>
  <w16cid:commentId w16cid:paraId="1CC9B4C7" w16cid:durableId="249F17E0"/>
  <w16cid:commentId w16cid:paraId="1F106871" w16cid:durableId="4E0C2E23"/>
  <w16cid:commentId w16cid:paraId="2F144311" w16cid:durableId="7461FCCE"/>
  <w16cid:commentId w16cid:paraId="36158E85" w16cid:durableId="1C40C035"/>
  <w16cid:commentId w16cid:paraId="739D2183" w16cid:durableId="0FD8730F"/>
  <w16cid:commentId w16cid:paraId="1DAAB7BE" w16cid:durableId="44DD6C3F"/>
  <w16cid:commentId w16cid:paraId="544D1B3C" w16cid:durableId="14BBA69D"/>
  <w16cid:commentId w16cid:paraId="38122CEC" w16cid:durableId="4EB34835"/>
  <w16cid:commentId w16cid:paraId="76BB6954" w16cid:durableId="5158A28F"/>
  <w16cid:commentId w16cid:paraId="36982E7C" w16cid:durableId="15CFD511"/>
  <w16cid:commentId w16cid:paraId="0E4DB56B" w16cid:durableId="47D3DEEE"/>
  <w16cid:commentId w16cid:paraId="55069927" w16cid:durableId="25829538"/>
  <w16cid:commentId w16cid:paraId="61D31A49" w16cid:durableId="712F6321"/>
  <w16cid:commentId w16cid:paraId="149361A8" w16cid:durableId="7B9EDED7"/>
  <w16cid:commentId w16cid:paraId="12D28D9D" w16cid:durableId="369A8FF9"/>
  <w16cid:commentId w16cid:paraId="615BD2AD" w16cid:durableId="6AADDA21"/>
  <w16cid:commentId w16cid:paraId="4E21393B" w16cid:durableId="69DB5ED8"/>
  <w16cid:commentId w16cid:paraId="7279D8D1" w16cid:durableId="572D16EB"/>
  <w16cid:commentId w16cid:paraId="613813B2" w16cid:durableId="25D647CC"/>
  <w16cid:commentId w16cid:paraId="233FCEC4" w16cid:durableId="426EE2DC"/>
  <w16cid:commentId w16cid:paraId="22D8D2E7" w16cid:durableId="31B5C813"/>
  <w16cid:commentId w16cid:paraId="15DA9486" w16cid:durableId="40D8FA5C"/>
  <w16cid:commentId w16cid:paraId="3BBD90F9" w16cid:durableId="0BD8A589"/>
  <w16cid:commentId w16cid:paraId="18A36B85" w16cid:durableId="03A89C8B"/>
  <w16cid:commentId w16cid:paraId="3182B84A" w16cid:durableId="48DA5B0C"/>
  <w16cid:commentId w16cid:paraId="08080CE1" w16cid:durableId="56277EFC"/>
  <w16cid:commentId w16cid:paraId="4D3774DB" w16cid:durableId="6C9586D9"/>
  <w16cid:commentId w16cid:paraId="7EBB06B7" w16cid:durableId="6308D2DB"/>
  <w16cid:commentId w16cid:paraId="20D2DBCD" w16cid:durableId="440D9008"/>
  <w16cid:commentId w16cid:paraId="21959D05" w16cid:durableId="24648F4C"/>
  <w16cid:commentId w16cid:paraId="0775EDF4" w16cid:durableId="0C238274"/>
  <w16cid:commentId w16cid:paraId="03D7C3A4" w16cid:durableId="780FC5FF"/>
  <w16cid:commentId w16cid:paraId="5DA45DBF" w16cid:durableId="69574DEC"/>
  <w16cid:commentId w16cid:paraId="4CA7545A" w16cid:durableId="35B9D52E"/>
  <w16cid:commentId w16cid:paraId="1C2EB7F4" w16cid:durableId="3E2837A6"/>
  <w16cid:commentId w16cid:paraId="7D6A43A9" w16cid:durableId="76EC4D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Times New Roman (Headings C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D0DA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7E93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07900821">
    <w:abstractNumId w:val="0"/>
  </w:num>
  <w:num w:numId="2" w16cid:durableId="11989339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de Pablo">
    <w15:presenceInfo w15:providerId="AD" w15:userId="S::lude8513@colorado.edu::3a39e0a0-d689-46e7-8040-5942ade37380"/>
  </w15:person>
  <w15:person w15:author="Naia Ormaza Zulueta">
    <w15:presenceInfo w15:providerId="AD" w15:userId="S::naor4183@colorado.edu::b79125e7-60c9-43f4-b706-e1a6de1f0695"/>
  </w15:person>
  <w15:person w15:author="Stephen Kissler">
    <w15:presenceInfo w15:providerId="AD" w15:userId="S::kisslers@colorado.edu::21cf5d96-5f6d-43cf-a686-d63159aa76a2"/>
  </w15:person>
  <w15:person w15:author="Katherine Bardsley">
    <w15:presenceInfo w15:providerId="AD" w15:userId="S::kaba6117@colorado.edu::6ecdbdc6-6910-419d-86fa-06c25a71d6e1"/>
  </w15:person>
  <w15:person w15:author="Guest User">
    <w15:presenceInfo w15:providerId="AD" w15:userId="S::urn:spo:tenantanon#eae4ff7e-5c88-415c-9ed1-e37959d8fc75::"/>
  </w15:person>
  <w15:person w15:author="Emma Keppler">
    <w15:presenceInfo w15:providerId="AD" w15:userId="S::emke5612@colorado.edu::eb1dcb52-0a91-42b7-b7a8-fa9c1596e0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BC"/>
    <w:rsid w:val="00015D82"/>
    <w:rsid w:val="0004181D"/>
    <w:rsid w:val="00044BD8"/>
    <w:rsid w:val="0005234F"/>
    <w:rsid w:val="0005607D"/>
    <w:rsid w:val="00056704"/>
    <w:rsid w:val="00057786"/>
    <w:rsid w:val="00080725"/>
    <w:rsid w:val="00086A35"/>
    <w:rsid w:val="00093B6A"/>
    <w:rsid w:val="000B2A2D"/>
    <w:rsid w:val="000B2E6C"/>
    <w:rsid w:val="000B6539"/>
    <w:rsid w:val="000B7631"/>
    <w:rsid w:val="000C35A9"/>
    <w:rsid w:val="000D5E05"/>
    <w:rsid w:val="00112E83"/>
    <w:rsid w:val="001140FE"/>
    <w:rsid w:val="00145FF8"/>
    <w:rsid w:val="001509B1"/>
    <w:rsid w:val="0016732F"/>
    <w:rsid w:val="001766F8"/>
    <w:rsid w:val="0017736A"/>
    <w:rsid w:val="00184E8E"/>
    <w:rsid w:val="001A6932"/>
    <w:rsid w:val="001B2982"/>
    <w:rsid w:val="001D023F"/>
    <w:rsid w:val="001F334A"/>
    <w:rsid w:val="00204D53"/>
    <w:rsid w:val="002152E1"/>
    <w:rsid w:val="00215DFF"/>
    <w:rsid w:val="00220B32"/>
    <w:rsid w:val="00220BB9"/>
    <w:rsid w:val="002275CB"/>
    <w:rsid w:val="0023269D"/>
    <w:rsid w:val="00242C19"/>
    <w:rsid w:val="00260729"/>
    <w:rsid w:val="00263659"/>
    <w:rsid w:val="00281348"/>
    <w:rsid w:val="002856C8"/>
    <w:rsid w:val="00285A35"/>
    <w:rsid w:val="00287EBA"/>
    <w:rsid w:val="002A35A9"/>
    <w:rsid w:val="002C1180"/>
    <w:rsid w:val="002C445B"/>
    <w:rsid w:val="002C6EE6"/>
    <w:rsid w:val="002D0EF3"/>
    <w:rsid w:val="002D3B58"/>
    <w:rsid w:val="002F759C"/>
    <w:rsid w:val="0030573C"/>
    <w:rsid w:val="00320FD3"/>
    <w:rsid w:val="00325EAC"/>
    <w:rsid w:val="0034347F"/>
    <w:rsid w:val="003455E7"/>
    <w:rsid w:val="00356CF0"/>
    <w:rsid w:val="003659E4"/>
    <w:rsid w:val="0036662E"/>
    <w:rsid w:val="00381242"/>
    <w:rsid w:val="00383FB8"/>
    <w:rsid w:val="00387BDC"/>
    <w:rsid w:val="003C0C3D"/>
    <w:rsid w:val="003C1CF2"/>
    <w:rsid w:val="003C64F0"/>
    <w:rsid w:val="003D8834"/>
    <w:rsid w:val="003E1480"/>
    <w:rsid w:val="003F1FB8"/>
    <w:rsid w:val="00433C9D"/>
    <w:rsid w:val="00446483"/>
    <w:rsid w:val="00462858"/>
    <w:rsid w:val="00470D90"/>
    <w:rsid w:val="00483035"/>
    <w:rsid w:val="0048378F"/>
    <w:rsid w:val="00485085"/>
    <w:rsid w:val="004A125D"/>
    <w:rsid w:val="004A33F8"/>
    <w:rsid w:val="004A4BC4"/>
    <w:rsid w:val="004C0679"/>
    <w:rsid w:val="004E0EEA"/>
    <w:rsid w:val="004F7769"/>
    <w:rsid w:val="00506189"/>
    <w:rsid w:val="00507BE8"/>
    <w:rsid w:val="00527B05"/>
    <w:rsid w:val="00532740"/>
    <w:rsid w:val="00544FAF"/>
    <w:rsid w:val="005459A3"/>
    <w:rsid w:val="00565D36"/>
    <w:rsid w:val="00574172"/>
    <w:rsid w:val="00585D7C"/>
    <w:rsid w:val="00596090"/>
    <w:rsid w:val="005961CD"/>
    <w:rsid w:val="005A71AD"/>
    <w:rsid w:val="005B1EF1"/>
    <w:rsid w:val="005B3AE5"/>
    <w:rsid w:val="005B63C8"/>
    <w:rsid w:val="005F0872"/>
    <w:rsid w:val="005F4590"/>
    <w:rsid w:val="00601CAE"/>
    <w:rsid w:val="00626495"/>
    <w:rsid w:val="006353BA"/>
    <w:rsid w:val="00637E29"/>
    <w:rsid w:val="0064311E"/>
    <w:rsid w:val="006475A7"/>
    <w:rsid w:val="00654369"/>
    <w:rsid w:val="006A0787"/>
    <w:rsid w:val="006B3687"/>
    <w:rsid w:val="006B4661"/>
    <w:rsid w:val="006C02DA"/>
    <w:rsid w:val="006D3296"/>
    <w:rsid w:val="006D461B"/>
    <w:rsid w:val="006D60E0"/>
    <w:rsid w:val="006D7550"/>
    <w:rsid w:val="006E2B16"/>
    <w:rsid w:val="006E2B93"/>
    <w:rsid w:val="006F1377"/>
    <w:rsid w:val="007015F9"/>
    <w:rsid w:val="0070725B"/>
    <w:rsid w:val="007105E8"/>
    <w:rsid w:val="0071292A"/>
    <w:rsid w:val="007166A4"/>
    <w:rsid w:val="007166D7"/>
    <w:rsid w:val="00724FB0"/>
    <w:rsid w:val="00732D8B"/>
    <w:rsid w:val="00732F2B"/>
    <w:rsid w:val="00752B45"/>
    <w:rsid w:val="00766710"/>
    <w:rsid w:val="00793041"/>
    <w:rsid w:val="00796290"/>
    <w:rsid w:val="007978A8"/>
    <w:rsid w:val="007A253A"/>
    <w:rsid w:val="007A39B6"/>
    <w:rsid w:val="007A4DD1"/>
    <w:rsid w:val="007A6683"/>
    <w:rsid w:val="007B1CFB"/>
    <w:rsid w:val="007B3A7B"/>
    <w:rsid w:val="007D3C12"/>
    <w:rsid w:val="007D4FB3"/>
    <w:rsid w:val="007E0AD7"/>
    <w:rsid w:val="007E2FD2"/>
    <w:rsid w:val="008150B0"/>
    <w:rsid w:val="008303D5"/>
    <w:rsid w:val="008446C3"/>
    <w:rsid w:val="00846CD4"/>
    <w:rsid w:val="008477CE"/>
    <w:rsid w:val="00880F55"/>
    <w:rsid w:val="00894DC5"/>
    <w:rsid w:val="008A2FDA"/>
    <w:rsid w:val="008A36C5"/>
    <w:rsid w:val="008B0DD4"/>
    <w:rsid w:val="00903491"/>
    <w:rsid w:val="009048DC"/>
    <w:rsid w:val="00916F84"/>
    <w:rsid w:val="00917581"/>
    <w:rsid w:val="009334F7"/>
    <w:rsid w:val="009401D8"/>
    <w:rsid w:val="00971F13"/>
    <w:rsid w:val="00975882"/>
    <w:rsid w:val="009805D3"/>
    <w:rsid w:val="00994241"/>
    <w:rsid w:val="00995ADD"/>
    <w:rsid w:val="009A187C"/>
    <w:rsid w:val="009C4405"/>
    <w:rsid w:val="009D23D5"/>
    <w:rsid w:val="009E4136"/>
    <w:rsid w:val="009F1934"/>
    <w:rsid w:val="009F6278"/>
    <w:rsid w:val="00A24C90"/>
    <w:rsid w:val="00A339E6"/>
    <w:rsid w:val="00A80E7E"/>
    <w:rsid w:val="00A84C1C"/>
    <w:rsid w:val="00A93C66"/>
    <w:rsid w:val="00AA0719"/>
    <w:rsid w:val="00AA14D2"/>
    <w:rsid w:val="00AB7ACA"/>
    <w:rsid w:val="00AB7EBC"/>
    <w:rsid w:val="00AC4524"/>
    <w:rsid w:val="00AD4B45"/>
    <w:rsid w:val="00AE3C0C"/>
    <w:rsid w:val="00AE4062"/>
    <w:rsid w:val="00AE5D37"/>
    <w:rsid w:val="00B06118"/>
    <w:rsid w:val="00B06AB3"/>
    <w:rsid w:val="00B2779A"/>
    <w:rsid w:val="00B3133B"/>
    <w:rsid w:val="00B42EC3"/>
    <w:rsid w:val="00B430C3"/>
    <w:rsid w:val="00B43727"/>
    <w:rsid w:val="00B45E0C"/>
    <w:rsid w:val="00B5186D"/>
    <w:rsid w:val="00B657A5"/>
    <w:rsid w:val="00B704E7"/>
    <w:rsid w:val="00B7260C"/>
    <w:rsid w:val="00BA44F9"/>
    <w:rsid w:val="00BA7A50"/>
    <w:rsid w:val="00BC40BD"/>
    <w:rsid w:val="00BD0293"/>
    <w:rsid w:val="00BE296C"/>
    <w:rsid w:val="00BF30F2"/>
    <w:rsid w:val="00BF6168"/>
    <w:rsid w:val="00C00BBC"/>
    <w:rsid w:val="00C12752"/>
    <w:rsid w:val="00C16635"/>
    <w:rsid w:val="00C167BF"/>
    <w:rsid w:val="00C2457F"/>
    <w:rsid w:val="00C245ED"/>
    <w:rsid w:val="00C35473"/>
    <w:rsid w:val="00C40D09"/>
    <w:rsid w:val="00C446DC"/>
    <w:rsid w:val="00C73261"/>
    <w:rsid w:val="00C76C4D"/>
    <w:rsid w:val="00C779D5"/>
    <w:rsid w:val="00C77C4E"/>
    <w:rsid w:val="00C80B75"/>
    <w:rsid w:val="00C838D3"/>
    <w:rsid w:val="00C90006"/>
    <w:rsid w:val="00C96A7F"/>
    <w:rsid w:val="00CA37D0"/>
    <w:rsid w:val="00CA5F98"/>
    <w:rsid w:val="00CB0FBE"/>
    <w:rsid w:val="00CC2F84"/>
    <w:rsid w:val="00CC53A0"/>
    <w:rsid w:val="00CD4E45"/>
    <w:rsid w:val="00CE7A7E"/>
    <w:rsid w:val="00D00EA0"/>
    <w:rsid w:val="00D26185"/>
    <w:rsid w:val="00D327CF"/>
    <w:rsid w:val="00D33C05"/>
    <w:rsid w:val="00D42B6E"/>
    <w:rsid w:val="00D43BBB"/>
    <w:rsid w:val="00D75896"/>
    <w:rsid w:val="00D81DD2"/>
    <w:rsid w:val="00D870D0"/>
    <w:rsid w:val="00DA2ABC"/>
    <w:rsid w:val="00DA470B"/>
    <w:rsid w:val="00DA64D5"/>
    <w:rsid w:val="00DB510C"/>
    <w:rsid w:val="00DD5400"/>
    <w:rsid w:val="00DE4266"/>
    <w:rsid w:val="00E10B15"/>
    <w:rsid w:val="00E141E2"/>
    <w:rsid w:val="00E17911"/>
    <w:rsid w:val="00E3141B"/>
    <w:rsid w:val="00E32831"/>
    <w:rsid w:val="00E45157"/>
    <w:rsid w:val="00E56AAA"/>
    <w:rsid w:val="00E75E71"/>
    <w:rsid w:val="00E93904"/>
    <w:rsid w:val="00EA2A0D"/>
    <w:rsid w:val="00EA48B4"/>
    <w:rsid w:val="00EA5153"/>
    <w:rsid w:val="00EB73C6"/>
    <w:rsid w:val="00ED00D9"/>
    <w:rsid w:val="00ED38F9"/>
    <w:rsid w:val="00ED4398"/>
    <w:rsid w:val="00ED4E30"/>
    <w:rsid w:val="00F050D5"/>
    <w:rsid w:val="00F16303"/>
    <w:rsid w:val="00F44442"/>
    <w:rsid w:val="00F46428"/>
    <w:rsid w:val="00F477F7"/>
    <w:rsid w:val="00F51C02"/>
    <w:rsid w:val="00F53651"/>
    <w:rsid w:val="00F778AB"/>
    <w:rsid w:val="00F9086E"/>
    <w:rsid w:val="00F91339"/>
    <w:rsid w:val="00FC4592"/>
    <w:rsid w:val="00FE0B23"/>
    <w:rsid w:val="00FE37B8"/>
    <w:rsid w:val="00FE61F1"/>
    <w:rsid w:val="00FF3F6A"/>
    <w:rsid w:val="00FF5A2B"/>
    <w:rsid w:val="01B0427E"/>
    <w:rsid w:val="01C356D3"/>
    <w:rsid w:val="01EDB003"/>
    <w:rsid w:val="03097B92"/>
    <w:rsid w:val="047E4B1A"/>
    <w:rsid w:val="063AA4D1"/>
    <w:rsid w:val="06F2026C"/>
    <w:rsid w:val="08F009E2"/>
    <w:rsid w:val="0B52CEA9"/>
    <w:rsid w:val="0BA47BAF"/>
    <w:rsid w:val="0C56762C"/>
    <w:rsid w:val="0E7B11FB"/>
    <w:rsid w:val="0EB63078"/>
    <w:rsid w:val="0ED720D1"/>
    <w:rsid w:val="0FE1F8B5"/>
    <w:rsid w:val="1270498B"/>
    <w:rsid w:val="1376BE9A"/>
    <w:rsid w:val="1C7AB032"/>
    <w:rsid w:val="1D9EC1FE"/>
    <w:rsid w:val="1E99BE6A"/>
    <w:rsid w:val="20463923"/>
    <w:rsid w:val="234B6E5F"/>
    <w:rsid w:val="2687C85F"/>
    <w:rsid w:val="26935E81"/>
    <w:rsid w:val="2735D869"/>
    <w:rsid w:val="2CE79A78"/>
    <w:rsid w:val="2D016829"/>
    <w:rsid w:val="2FE462EF"/>
    <w:rsid w:val="32A57765"/>
    <w:rsid w:val="36A41F4D"/>
    <w:rsid w:val="37299433"/>
    <w:rsid w:val="3A2F69BD"/>
    <w:rsid w:val="3E68EA10"/>
    <w:rsid w:val="3EEDCFB9"/>
    <w:rsid w:val="41E6E89B"/>
    <w:rsid w:val="455CE20E"/>
    <w:rsid w:val="48278E5D"/>
    <w:rsid w:val="48F2B55F"/>
    <w:rsid w:val="4957FD8C"/>
    <w:rsid w:val="49695EBF"/>
    <w:rsid w:val="4A605CC4"/>
    <w:rsid w:val="4AC9A1E5"/>
    <w:rsid w:val="4D2B9F64"/>
    <w:rsid w:val="4EB5F61E"/>
    <w:rsid w:val="4F20BB25"/>
    <w:rsid w:val="4FD3B2EB"/>
    <w:rsid w:val="508EC78B"/>
    <w:rsid w:val="51C4E606"/>
    <w:rsid w:val="53735020"/>
    <w:rsid w:val="53B57F02"/>
    <w:rsid w:val="54DC97D6"/>
    <w:rsid w:val="55C63313"/>
    <w:rsid w:val="566D6B7D"/>
    <w:rsid w:val="56A0034F"/>
    <w:rsid w:val="57A6129A"/>
    <w:rsid w:val="5A050E4D"/>
    <w:rsid w:val="5A9272F7"/>
    <w:rsid w:val="5C8A8B81"/>
    <w:rsid w:val="5D4B7165"/>
    <w:rsid w:val="5DBA90C6"/>
    <w:rsid w:val="5EF242AF"/>
    <w:rsid w:val="5FA808B8"/>
    <w:rsid w:val="5FB94488"/>
    <w:rsid w:val="63435EFD"/>
    <w:rsid w:val="63CA6C83"/>
    <w:rsid w:val="6650F43C"/>
    <w:rsid w:val="666D3415"/>
    <w:rsid w:val="66CE1FA1"/>
    <w:rsid w:val="66E39278"/>
    <w:rsid w:val="675C7C76"/>
    <w:rsid w:val="689F951D"/>
    <w:rsid w:val="68BD5BF5"/>
    <w:rsid w:val="6A4E47C6"/>
    <w:rsid w:val="6A813939"/>
    <w:rsid w:val="6A9375E9"/>
    <w:rsid w:val="6BA392B9"/>
    <w:rsid w:val="6BD5CC2C"/>
    <w:rsid w:val="6BD83DF0"/>
    <w:rsid w:val="6CCBF20B"/>
    <w:rsid w:val="70F8F57C"/>
    <w:rsid w:val="7353F4B9"/>
    <w:rsid w:val="738ED552"/>
    <w:rsid w:val="7506278F"/>
    <w:rsid w:val="75860415"/>
    <w:rsid w:val="761900D6"/>
    <w:rsid w:val="7809F700"/>
    <w:rsid w:val="7924E6C7"/>
    <w:rsid w:val="7A5F4CE6"/>
    <w:rsid w:val="7B435DF9"/>
    <w:rsid w:val="7F2FF79D"/>
    <w:rsid w:val="7FB4D1E9"/>
    <w:rsid w:val="7FB518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F458E9"/>
  <w15:docId w15:val="{88752FC4-0C85-4439-B73C-AAB3FFB20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260"/>
      </w:tabs>
      <w:spacing w:after="0" w:line="480" w:lineRule="auto"/>
      <w:ind w:left="264" w:hanging="26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42B6E"/>
    <w:rPr>
      <w:color w:val="96607D" w:themeColor="followedHyperlink"/>
      <w:u w:val="single"/>
    </w:rPr>
  </w:style>
  <w:style w:type="character" w:styleId="PlaceholderText">
    <w:name w:val="Placeholder Text"/>
    <w:basedOn w:val="DefaultParagraphFont"/>
    <w:rsid w:val="00B2779A"/>
    <w:rPr>
      <w:color w:val="666666"/>
    </w:rPr>
  </w:style>
  <w:style w:type="paragraph" w:styleId="Revision">
    <w:name w:val="Revision"/>
    <w:hidden/>
    <w:rsid w:val="001D023F"/>
    <w:pPr>
      <w:spacing w:after="0"/>
    </w:pPr>
  </w:style>
  <w:style w:type="character" w:styleId="CommentReference">
    <w:name w:val="annotation reference"/>
    <w:basedOn w:val="DefaultParagraphFont"/>
    <w:rsid w:val="001D023F"/>
    <w:rPr>
      <w:sz w:val="16"/>
      <w:szCs w:val="16"/>
    </w:rPr>
  </w:style>
  <w:style w:type="paragraph" w:styleId="CommentText">
    <w:name w:val="annotation text"/>
    <w:basedOn w:val="Normal"/>
    <w:link w:val="CommentTextChar"/>
    <w:rsid w:val="001D023F"/>
    <w:rPr>
      <w:sz w:val="20"/>
      <w:szCs w:val="20"/>
    </w:rPr>
  </w:style>
  <w:style w:type="character" w:customStyle="1" w:styleId="CommentTextChar">
    <w:name w:val="Comment Text Char"/>
    <w:basedOn w:val="DefaultParagraphFont"/>
    <w:link w:val="CommentText"/>
    <w:rsid w:val="001D023F"/>
    <w:rPr>
      <w:sz w:val="20"/>
      <w:szCs w:val="20"/>
    </w:rPr>
  </w:style>
  <w:style w:type="paragraph" w:styleId="CommentSubject">
    <w:name w:val="annotation subject"/>
    <w:basedOn w:val="CommentText"/>
    <w:next w:val="CommentText"/>
    <w:link w:val="CommentSubjectChar"/>
    <w:rsid w:val="001D023F"/>
    <w:rPr>
      <w:b/>
      <w:bCs/>
    </w:rPr>
  </w:style>
  <w:style w:type="character" w:customStyle="1" w:styleId="CommentSubjectChar">
    <w:name w:val="Comment Subject Char"/>
    <w:basedOn w:val="CommentTextChar"/>
    <w:link w:val="CommentSubject"/>
    <w:rsid w:val="001D023F"/>
    <w:rPr>
      <w:b/>
      <w:bCs/>
      <w:sz w:val="20"/>
      <w:szCs w:val="20"/>
    </w:rPr>
  </w:style>
  <w:style w:type="character" w:styleId="UnresolvedMention">
    <w:name w:val="Unresolved Mention"/>
    <w:basedOn w:val="DefaultParagraphFont"/>
    <w:uiPriority w:val="99"/>
    <w:semiHidden/>
    <w:unhideWhenUsed/>
    <w:rsid w:val="001D0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anetwork.com/journals/jamanetworkopen/fullarticle/2774102" TargetMode="External"/><Relationship Id="rId21" Type="http://schemas.openxmlformats.org/officeDocument/2006/relationships/hyperlink" Target="https://journals.sagepub.com/doi/abs/10.1177/1048291115604390" TargetMode="External"/><Relationship Id="rId42" Type="http://schemas.openxmlformats.org/officeDocument/2006/relationships/hyperlink" Target="https://www.cdfa.ca.gov/Statistics/PDFs/2023-2024_california_agricultural_statistics_review.pdf" TargetMode="External"/><Relationship Id="rId47" Type="http://schemas.openxmlformats.org/officeDocument/2006/relationships/hyperlink" Target="https://www.dol.gov/agencies/eta/national-agricultural-workers-survey" TargetMode="External"/><Relationship Id="rId63" Type="http://schemas.openxmlformats.org/officeDocument/2006/relationships/hyperlink" Target="https://jamanetwork.com/journals/jamanetworkopen/fullarticle/2826553" TargetMode="External"/><Relationship Id="rId68" Type="http://schemas.openxmlformats.org/officeDocument/2006/relationships/hyperlink" Target="https://academic.oup.com/occmed/article-abstract/64/5/341/1436670?redirectedFrom=fulltext" TargetMode="External"/><Relationship Id="rId84" Type="http://schemas.openxmlformats.org/officeDocument/2006/relationships/image" Target="media/image6.png"/><Relationship Id="rId89" Type="http://schemas.openxmlformats.org/officeDocument/2006/relationships/image" Target="media/image11.png"/><Relationship Id="rId16" Type="http://schemas.openxmlformats.org/officeDocument/2006/relationships/hyperlink" Target="https://www.frontiersin.org/journals/public-health/articles/10.3389/fpubh.2022.1024083/full?trk=public_post_reshare_feed-article-content" TargetMode="External"/><Relationship Id="rId107" Type="http://schemas.microsoft.com/office/2011/relationships/people" Target="people.xml"/><Relationship Id="rId11" Type="http://schemas.openxmlformats.org/officeDocument/2006/relationships/hyperlink" Target="https://www.sciencedirect.com/science/article/pii/S030691922100049X" TargetMode="External"/><Relationship Id="rId32" Type="http://schemas.openxmlformats.org/officeDocument/2006/relationships/hyperlink" Target="https://journals.plos.org/globalpublichealth/article?id=10.1371/journal.pgph.0000619" TargetMode="External"/><Relationship Id="rId37" Type="http://schemas.openxmlformats.org/officeDocument/2006/relationships/hyperlink" Target="https://ojphi.jmir.org/2014/2/e61463/PDF" TargetMode="External"/><Relationship Id="rId53" Type="http://schemas.openxmlformats.org/officeDocument/2006/relationships/hyperlink" Target="https://www.nass.usda.gov/Publications/Todays_Reports/reports/cfrt0825.pdf" TargetMode="External"/><Relationship Id="rId58" Type="http://schemas.openxmlformats.org/officeDocument/2006/relationships/hyperlink" Target="https://pubmed.ncbi.nlm.nih.gov/18840319/" TargetMode="External"/><Relationship Id="rId74" Type="http://schemas.openxmlformats.org/officeDocument/2006/relationships/hyperlink" Target="https://journals.plos.org/plosone/article?id=10.1371/journal.pone.0249143" TargetMode="External"/><Relationship Id="rId79" Type="http://schemas.openxmlformats.org/officeDocument/2006/relationships/hyperlink" Target="https://coststudyfiles.ucdavis.edu/2024/04/04/2024Strawberry-FULL-FINAL-March2024.pdf" TargetMode="External"/><Relationship Id="rId102" Type="http://schemas.openxmlformats.org/officeDocument/2006/relationships/image" Target="media/image24.png"/><Relationship Id="rId5" Type="http://schemas.openxmlformats.org/officeDocument/2006/relationships/comments" Target="comments.xml"/><Relationship Id="rId90" Type="http://schemas.openxmlformats.org/officeDocument/2006/relationships/image" Target="media/image12.png"/><Relationship Id="rId95" Type="http://schemas.openxmlformats.org/officeDocument/2006/relationships/image" Target="media/image17.png"/><Relationship Id="rId22" Type="http://schemas.openxmlformats.org/officeDocument/2006/relationships/hyperlink" Target="https://www.tandfonline.com/doi/abs/10.1080/1059924X.2014.947458" TargetMode="External"/><Relationship Id="rId27" Type="http://schemas.openxmlformats.org/officeDocument/2006/relationships/hyperlink" Target="https://cdr.lib.unc.edu/concern/articles/wm117x76h" TargetMode="External"/><Relationship Id="rId43" Type="http://schemas.openxmlformats.org/officeDocument/2006/relationships/hyperlink" Target="https://www.nass.usda.gov/Publications/Todays_Reports/reports/ncit0525.pdf" TargetMode="External"/><Relationship Id="rId48" Type="http://schemas.openxmlformats.org/officeDocument/2006/relationships/hyperlink" Target="https://mymarketnews.ams.usda.gov/public_data" TargetMode="External"/><Relationship Id="rId64" Type="http://schemas.openxmlformats.org/officeDocument/2006/relationships/hyperlink" Target="https://pmc.ncbi.nlm.nih.gov/articles/PMC3506030/" TargetMode="External"/><Relationship Id="rId69" Type="http://schemas.openxmlformats.org/officeDocument/2006/relationships/hyperlink" Target="https://jamanetwork.com/journals/jamanetworkopen/fullarticle/2784117" TargetMode="External"/><Relationship Id="rId80" Type="http://schemas.openxmlformats.org/officeDocument/2006/relationships/hyperlink" Target="https://coststudyfiles.ucdavis.edu/uploads/pub/2023/08/04/2023-iceberglettuce-full-final.pdf" TargetMode="External"/><Relationship Id="rId85" Type="http://schemas.openxmlformats.org/officeDocument/2006/relationships/image" Target="media/image7.png"/><Relationship Id="rId12" Type="http://schemas.openxmlformats.org/officeDocument/2006/relationships/hyperlink" Target="https://www.sciencedirect.com/science/article/abs/pii/S0308521X21000548" TargetMode="External"/><Relationship Id="rId17" Type="http://schemas.openxmlformats.org/officeDocument/2006/relationships/hyperlink" Target="https://academic.oup.com/occmed/article-abstract/52/8/451/1404429" TargetMode="External"/><Relationship Id="rId33" Type="http://schemas.openxmlformats.org/officeDocument/2006/relationships/hyperlink" Target="https://journals.sagepub.com/doi/abs/10.1177/14680173231165928" TargetMode="External"/><Relationship Id="rId38" Type="http://schemas.openxmlformats.org/officeDocument/2006/relationships/hyperlink" Target="https://www.tandfonline.com/doi/abs/10.1080/1059924X.2020.1815621" TargetMode="External"/><Relationship Id="rId59" Type="http://schemas.openxmlformats.org/officeDocument/2006/relationships/hyperlink" Target="https://tah-sci.com/house.pdf" TargetMode="External"/><Relationship Id="rId103" Type="http://schemas.openxmlformats.org/officeDocument/2006/relationships/image" Target="media/image25.png"/><Relationship Id="rId108" Type="http://schemas.openxmlformats.org/officeDocument/2006/relationships/theme" Target="theme/theme1.xml"/><Relationship Id="rId20" Type="http://schemas.openxmlformats.org/officeDocument/2006/relationships/hyperlink" Target="https://jamanetwork.com/journals/jamanetworkopen/fullarticle/2784117" TargetMode="External"/><Relationship Id="rId41" Type="http://schemas.openxmlformats.org/officeDocument/2006/relationships/hyperlink" Target="https://journals.sagepub.com/doi/abs/10.1177/14680173231165928" TargetMode="External"/><Relationship Id="rId54" Type="http://schemas.openxmlformats.org/officeDocument/2006/relationships/hyperlink" Target="https://www.nass.usda.gov/Publications/Todays_Reports/reports/ncit0525.pdf" TargetMode="External"/><Relationship Id="rId62" Type="http://schemas.openxmlformats.org/officeDocument/2006/relationships/hyperlink" Target="https://journals.plos.org/plosone/article?id=10.1371%2Fjournal.pone.0108485" TargetMode="External"/><Relationship Id="rId70" Type="http://schemas.openxmlformats.org/officeDocument/2006/relationships/hyperlink" Target="https://pmc.ncbi.nlm.nih.gov/articles/PMC8084509/" TargetMode="External"/><Relationship Id="rId75" Type="http://schemas.openxmlformats.org/officeDocument/2006/relationships/hyperlink" Target="https://onlinelibrary.wiley.com/doi/full/10.1002/ajim.23510" TargetMode="External"/><Relationship Id="rId83" Type="http://schemas.openxmlformats.org/officeDocument/2006/relationships/image" Target="media/image5.png"/><Relationship Id="rId88" Type="http://schemas.openxmlformats.org/officeDocument/2006/relationships/image" Target="media/image10.png"/><Relationship Id="rId91" Type="http://schemas.openxmlformats.org/officeDocument/2006/relationships/image" Target="media/image13.png"/><Relationship Id="rId96" Type="http://schemas.openxmlformats.org/officeDocument/2006/relationships/image" Target="media/image18.png"/><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journals.lww.com/joem/abstract/2021/04000/prevalence_of_diagnosed_diabetes_among_employed_us.6.aspx" TargetMode="External"/><Relationship Id="rId23" Type="http://schemas.openxmlformats.org/officeDocument/2006/relationships/hyperlink" Target="https://jamanetwork.com/journals/jamanetworkopen/fullarticle/2784117" TargetMode="External"/><Relationship Id="rId28" Type="http://schemas.openxmlformats.org/officeDocument/2006/relationships/hyperlink" Target="https://jech.bmj.com/content/77/10/649.abstract" TargetMode="External"/><Relationship Id="rId36" Type="http://schemas.openxmlformats.org/officeDocument/2006/relationships/hyperlink" Target="https://www.tandfonline.com/doi/abs/10.1080/1059924X.2020.1815625" TargetMode="External"/><Relationship Id="rId49" Type="http://schemas.openxmlformats.org/officeDocument/2006/relationships/hyperlink" Target="https://coststudyfiles.ucdavis.edu/2024/04/04/2024Strawberry-FULL-FINAL-March2024.pdf" TargetMode="External"/><Relationship Id="rId57" Type="http://schemas.openxmlformats.org/officeDocument/2006/relationships/hyperlink" Target="https://www.sciencedirect.com/science/article/pii/S0025556411001477?casa_token=LC0b-TGt3SIAAAAA:jQTCR8F9AJUz73c0Q2dIDNtodjbu9ufjiSYv4erSu7y_ctj1l7Xhq6TCeuFi38tDy5xw_Is" TargetMode="External"/><Relationship Id="rId106" Type="http://schemas.openxmlformats.org/officeDocument/2006/relationships/fontTable" Target="fontTable.xml"/><Relationship Id="rId10" Type="http://schemas.openxmlformats.org/officeDocument/2006/relationships/hyperlink" Target="https://www.cdc.gov/mmwr/volumes/69/wr/mm6927e2.htm" TargetMode="External"/><Relationship Id="rId31" Type="http://schemas.openxmlformats.org/officeDocument/2006/relationships/hyperlink" Target="https://pmc.ncbi.nlm.nih.gov/articles/PMC8084509/" TargetMode="External"/><Relationship Id="rId44" Type="http://schemas.openxmlformats.org/officeDocument/2006/relationships/hyperlink" Target="https://www.nass.usda.gov/Publications/Todays_Reports/reports/vegean25.pdf" TargetMode="External"/><Relationship Id="rId52" Type="http://schemas.openxmlformats.org/officeDocument/2006/relationships/hyperlink" Target="https://www.nass.usda.gov/Publications/Todays_Reports/reports/vegean25.pdf" TargetMode="External"/><Relationship Id="rId60" Type="http://schemas.openxmlformats.org/officeDocument/2006/relationships/hyperlink" Target="https://www.cdc.gov/flu/spread/index.html" TargetMode="External"/><Relationship Id="rId65" Type="http://schemas.openxmlformats.org/officeDocument/2006/relationships/hyperlink" Target="https://journals.lww.com/epidem/abstract/2010/11000/the_effective_reproduction_number_of_pandemic.15.aspx" TargetMode="External"/><Relationship Id="rId73" Type="http://schemas.openxmlformats.org/officeDocument/2006/relationships/hyperlink" Target="https://journals.asm.org/doi/full/10.1128/aem.00128-23" TargetMode="External"/><Relationship Id="rId78" Type="http://schemas.openxmlformats.org/officeDocument/2006/relationships/image" Target="media/image3.png"/><Relationship Id="rId81" Type="http://schemas.openxmlformats.org/officeDocument/2006/relationships/hyperlink" Target="https://coststudyfiles.ucdavis.edu/uploads/pub/2021/08/12/2021orangessjvsouth.pdf" TargetMode="External"/><Relationship Id="rId86" Type="http://schemas.openxmlformats.org/officeDocument/2006/relationships/image" Target="media/image8.png"/><Relationship Id="rId94" Type="http://schemas.openxmlformats.org/officeDocument/2006/relationships/image" Target="media/image16.png"/><Relationship Id="rId99" Type="http://schemas.openxmlformats.org/officeDocument/2006/relationships/image" Target="media/image21.png"/><Relationship Id="rId10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journals.plos.org/plosone/article?id=10.1371%2Fjournal.pone.0250621" TargetMode="External"/><Relationship Id="rId13" Type="http://schemas.openxmlformats.org/officeDocument/2006/relationships/hyperlink" Target="https://www.ers.usda.gov/topics/farm-economy/farm-labor" TargetMode="External"/><Relationship Id="rId18" Type="http://schemas.openxmlformats.org/officeDocument/2006/relationships/hyperlink" Target="https://www.tandfonline.com/doi/abs/10.1080/10599240701881482" TargetMode="External"/><Relationship Id="rId39" Type="http://schemas.openxmlformats.org/officeDocument/2006/relationships/hyperlink" Target="https://ajph.aphapublications.org/doi/abs/10.2105/AJPH.2021.306323?journalCode=ajph" TargetMode="External"/><Relationship Id="rId34" Type="http://schemas.openxmlformats.org/officeDocument/2006/relationships/hyperlink" Target="https://www.tandfonline.com/doi/abs/10.1080/1059924X.2020.1815625" TargetMode="External"/><Relationship Id="rId50" Type="http://schemas.openxmlformats.org/officeDocument/2006/relationships/hyperlink" Target="https://coststudyfiles.ucdavis.edu/uploads/pub/2023/08/04/2023-iceberglettuce-full-final.pdf" TargetMode="External"/><Relationship Id="rId55" Type="http://schemas.openxmlformats.org/officeDocument/2006/relationships/hyperlink" Target="https://pubmed.ncbi.nlm.nih.gov/18840319/" TargetMode="External"/><Relationship Id="rId76" Type="http://schemas.openxmlformats.org/officeDocument/2006/relationships/image" Target="media/image1.png"/><Relationship Id="rId97" Type="http://schemas.openxmlformats.org/officeDocument/2006/relationships/image" Target="media/image19.png"/><Relationship Id="rId104" Type="http://schemas.openxmlformats.org/officeDocument/2006/relationships/image" Target="media/image26.png"/><Relationship Id="rId7" Type="http://schemas.microsoft.com/office/2016/09/relationships/commentsIds" Target="commentsIds.xml"/><Relationship Id="rId71" Type="http://schemas.openxmlformats.org/officeDocument/2006/relationships/hyperlink" Target="https://journals.plos.org/plosone/article?id=10.1371%2Fjournal.pone.0250621" TargetMode="External"/><Relationship Id="rId92" Type="http://schemas.openxmlformats.org/officeDocument/2006/relationships/image" Target="media/image14.png"/><Relationship Id="rId2" Type="http://schemas.openxmlformats.org/officeDocument/2006/relationships/styles" Target="styles.xml"/><Relationship Id="rId29" Type="http://schemas.openxmlformats.org/officeDocument/2006/relationships/hyperlink" Target="https://pmc.ncbi.nlm.nih.gov/articles/PMC4550146/" TargetMode="External"/><Relationship Id="rId24" Type="http://schemas.openxmlformats.org/officeDocument/2006/relationships/hyperlink" Target="https://link.springer.com/article/10.1186/1471-2334-12-95" TargetMode="External"/><Relationship Id="rId40" Type="http://schemas.openxmlformats.org/officeDocument/2006/relationships/hyperlink" Target="https://ajph.aphapublications.org/doi/abs/10.2105/AJPH.2021.306323?journalCode=ajph" TargetMode="External"/><Relationship Id="rId45" Type="http://schemas.openxmlformats.org/officeDocument/2006/relationships/hyperlink" Target="https://esmis.nal.usda.gov/sites/default/release-files/j9602060k/vx023d76b/w9507070x/cfrt0825.pdf" TargetMode="External"/><Relationship Id="rId66" Type="http://schemas.openxmlformats.org/officeDocument/2006/relationships/hyperlink" Target="https://journals.plos.org/ploscompbiol/article?id=10.1371/journal.pcbi.1010465" TargetMode="External"/><Relationship Id="rId87" Type="http://schemas.openxmlformats.org/officeDocument/2006/relationships/image" Target="media/image9.png"/><Relationship Id="rId61" Type="http://schemas.openxmlformats.org/officeDocument/2006/relationships/hyperlink" Target="https://pmc.ncbi.nlm.nih.gov/articles/PMC4733423/" TargetMode="External"/><Relationship Id="rId82" Type="http://schemas.openxmlformats.org/officeDocument/2006/relationships/image" Target="media/image4.png"/><Relationship Id="rId19" Type="http://schemas.openxmlformats.org/officeDocument/2006/relationships/hyperlink" Target="https://journals.sagepub.com/doi/abs/10.1177/1048291115601053" TargetMode="External"/><Relationship Id="rId14" Type="http://schemas.openxmlformats.org/officeDocument/2006/relationships/hyperlink" Target="https://ajph.aphapublications.org/doi/full/10.2105/AJPH.2009.190892" TargetMode="External"/><Relationship Id="rId30" Type="http://schemas.openxmlformats.org/officeDocument/2006/relationships/hyperlink" Target="https://www.ers.usda.gov/data-products/chart-gallery/chart-detail?chartId=63466" TargetMode="External"/><Relationship Id="rId35" Type="http://schemas.openxmlformats.org/officeDocument/2006/relationships/hyperlink" Target="https://ajph.aphapublications.org/doi/full/10.2105/AJPH.2022.307159" TargetMode="External"/><Relationship Id="rId56" Type="http://schemas.openxmlformats.org/officeDocument/2006/relationships/hyperlink" Target="https://tah-sci.com/house.pdf" TargetMode="External"/><Relationship Id="rId77" Type="http://schemas.openxmlformats.org/officeDocument/2006/relationships/image" Target="media/image2.png"/><Relationship Id="rId100" Type="http://schemas.openxmlformats.org/officeDocument/2006/relationships/image" Target="media/image22.png"/><Relationship Id="rId105" Type="http://schemas.openxmlformats.org/officeDocument/2006/relationships/image" Target="media/image27.png"/><Relationship Id="rId8" Type="http://schemas.microsoft.com/office/2018/08/relationships/commentsExtensible" Target="commentsExtensible.xml"/><Relationship Id="rId51" Type="http://schemas.openxmlformats.org/officeDocument/2006/relationships/hyperlink" Target="https://coststudyfiles.ucdavis.edu/uploads/pub/2021/08/12/2021orangessjvsouth.pdf" TargetMode="External"/><Relationship Id="rId72" Type="http://schemas.openxmlformats.org/officeDocument/2006/relationships/hyperlink" Target="https://link.springer.com/article/10.1007/s44007-023-00043-4" TargetMode="External"/><Relationship Id="rId93" Type="http://schemas.openxmlformats.org/officeDocument/2006/relationships/image" Target="media/image15.png"/><Relationship Id="rId98" Type="http://schemas.openxmlformats.org/officeDocument/2006/relationships/image" Target="media/image20.png"/><Relationship Id="rId3" Type="http://schemas.openxmlformats.org/officeDocument/2006/relationships/settings" Target="settings.xml"/><Relationship Id="rId25" Type="http://schemas.openxmlformats.org/officeDocument/2006/relationships/hyperlink" Target="https://pmc.ncbi.nlm.nih.gov/articles/PMC11130583/" TargetMode="External"/><Relationship Id="rId46" Type="http://schemas.openxmlformats.org/officeDocument/2006/relationships/hyperlink" Target="https://www.census.gov/programs-surveys/acs/" TargetMode="External"/><Relationship Id="rId67" Type="http://schemas.openxmlformats.org/officeDocument/2006/relationships/hyperlink" Target="https://pmc.ncbi.nlm.nih.gov/articles/PMC99828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51</Pages>
  <Words>12328</Words>
  <Characters>71137</Characters>
  <Application>Microsoft Office Word</Application>
  <DocSecurity>0</DocSecurity>
  <Lines>2964</Lines>
  <Paragraphs>2196</Paragraphs>
  <ScaleCrop>false</ScaleCrop>
  <Company/>
  <LinksUpToDate>false</LinksUpToDate>
  <CharactersWithSpaces>81269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Kissler</dc:creator>
  <cp:keywords/>
  <cp:lastModifiedBy>Stephen Kissler</cp:lastModifiedBy>
  <cp:revision>130</cp:revision>
  <dcterms:created xsi:type="dcterms:W3CDTF">2026-03-17T12:19:00Z</dcterms:created>
  <dcterms:modified xsi:type="dcterms:W3CDTF">2026-03-17T19:33:00Z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id="lc5CdYwR"/&gt;&lt;style id="http://www.zotero.org/styles/nature" hasBibliography="1" bibliographyStyleHasBeenSet="1"/&gt;&lt;prefs&gt;&lt;pref name="fieldType" value="Field"/&gt;&lt;/prefs&gt;&lt;/data&gt;</vt:lpwstr>
  </property>
</Properties>
</file>